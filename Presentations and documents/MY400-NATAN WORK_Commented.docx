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7844D6" w14:textId="77777777" w:rsidR="00A21120" w:rsidRDefault="00BD3B3B" w:rsidP="00A21120">
      <w:pPr>
        <w:bidi w:val="0"/>
        <w:spacing w:line="360" w:lineRule="auto"/>
        <w:jc w:val="center"/>
        <w:rPr>
          <w:rFonts w:asciiTheme="majorBidi" w:hAnsiTheme="majorBidi" w:cstheme="majorBidi"/>
          <w:b/>
          <w:bCs/>
          <w:u w:val="single"/>
        </w:rPr>
      </w:pPr>
      <w:r>
        <w:rPr>
          <w:rFonts w:asciiTheme="majorBidi" w:hAnsiTheme="majorBidi" w:cstheme="majorBidi"/>
          <w:b/>
          <w:bCs/>
          <w:u w:val="single"/>
        </w:rPr>
        <w:t>MY400 Research Proposal</w:t>
      </w:r>
    </w:p>
    <w:p w14:paraId="01D333FC" w14:textId="6DD15021" w:rsidR="000B6D5E" w:rsidRPr="000B6D5E" w:rsidRDefault="00A21120" w:rsidP="000B6D5E">
      <w:pPr>
        <w:bidi w:val="0"/>
        <w:spacing w:line="360" w:lineRule="auto"/>
        <w:jc w:val="center"/>
        <w:rPr>
          <w:rFonts w:asciiTheme="majorBidi" w:hAnsiTheme="majorBidi" w:cstheme="majorBidi"/>
          <w:b/>
          <w:bCs/>
          <w:u w:val="single"/>
        </w:rPr>
      </w:pPr>
      <w:r>
        <w:rPr>
          <w:rFonts w:asciiTheme="majorBidi" w:hAnsiTheme="majorBidi" w:cstheme="majorBidi"/>
          <w:b/>
          <w:bCs/>
          <w:u w:val="single"/>
        </w:rPr>
        <w:t xml:space="preserve">"The </w:t>
      </w:r>
      <w:r w:rsidR="000B1BCC">
        <w:rPr>
          <w:rFonts w:asciiTheme="majorBidi" w:hAnsiTheme="majorBidi" w:cstheme="majorBidi"/>
          <w:b/>
          <w:bCs/>
          <w:u w:val="single"/>
        </w:rPr>
        <w:t>E</w:t>
      </w:r>
      <w:r>
        <w:rPr>
          <w:rFonts w:asciiTheme="majorBidi" w:hAnsiTheme="majorBidi" w:cstheme="majorBidi"/>
          <w:b/>
          <w:bCs/>
          <w:u w:val="single"/>
        </w:rPr>
        <w:t>ffect of Donald Trump's Tweeter Activity on Financial Markets Volatility"</w:t>
      </w:r>
    </w:p>
    <w:p w14:paraId="39CA0530" w14:textId="2BABB411" w:rsidR="00A21120" w:rsidRDefault="000B6D5E" w:rsidP="00A21120">
      <w:pPr>
        <w:bidi w:val="0"/>
        <w:spacing w:line="360" w:lineRule="auto"/>
        <w:jc w:val="both"/>
        <w:rPr>
          <w:rFonts w:asciiTheme="majorBidi" w:hAnsiTheme="majorBidi" w:cstheme="majorBidi"/>
          <w:b/>
          <w:bCs/>
        </w:rPr>
      </w:pPr>
      <w:r>
        <w:rPr>
          <w:rFonts w:asciiTheme="majorBidi" w:hAnsiTheme="majorBidi" w:cstheme="majorBidi"/>
          <w:b/>
          <w:bCs/>
        </w:rPr>
        <w:t>Seminar Group No. 5</w:t>
      </w:r>
    </w:p>
    <w:p w14:paraId="5B5DCE5F" w14:textId="76CE9F20" w:rsidR="000B6D5E" w:rsidRPr="00670CCB" w:rsidRDefault="000B6D5E" w:rsidP="00670CCB">
      <w:pPr>
        <w:bidi w:val="0"/>
        <w:spacing w:line="360" w:lineRule="auto"/>
        <w:jc w:val="both"/>
        <w:rPr>
          <w:rFonts w:asciiTheme="majorBidi" w:hAnsiTheme="majorBidi" w:cstheme="majorBidi"/>
          <w:b/>
          <w:bCs/>
        </w:rPr>
      </w:pPr>
      <w:r>
        <w:rPr>
          <w:rFonts w:asciiTheme="majorBidi" w:hAnsiTheme="majorBidi" w:cstheme="majorBidi"/>
          <w:b/>
          <w:bCs/>
        </w:rPr>
        <w:t>Word count:</w:t>
      </w:r>
    </w:p>
    <w:p w14:paraId="71529D0A" w14:textId="50CE5431" w:rsidR="006D730F" w:rsidRDefault="00135020" w:rsidP="00135020">
      <w:pPr>
        <w:pStyle w:val="Default"/>
        <w:spacing w:line="360" w:lineRule="auto"/>
        <w:jc w:val="both"/>
        <w:rPr>
          <w:rFonts w:asciiTheme="majorBidi" w:hAnsiTheme="majorBidi" w:cstheme="majorBidi"/>
          <w:sz w:val="22"/>
          <w:szCs w:val="22"/>
        </w:rPr>
      </w:pPr>
      <w:r>
        <w:rPr>
          <w:rFonts w:asciiTheme="majorBidi" w:hAnsiTheme="majorBidi" w:cstheme="majorBidi"/>
          <w:sz w:val="22"/>
          <w:szCs w:val="22"/>
        </w:rPr>
        <w:t xml:space="preserve">In this research proposal I will describe the basic ideas, concepts and methodologies I will use for my Capstone project. </w:t>
      </w:r>
      <w:r w:rsidR="0091784C">
        <w:rPr>
          <w:rFonts w:asciiTheme="majorBidi" w:hAnsiTheme="majorBidi" w:cstheme="majorBidi"/>
          <w:sz w:val="22"/>
          <w:szCs w:val="22"/>
        </w:rPr>
        <w:t xml:space="preserve">I chose to investigate Donald Trump's Tweeter habits from a financial point of view after reading </w:t>
      </w:r>
      <w:commentRangeStart w:id="0"/>
      <w:del w:id="1" w:author="Antonio Avila" w:date="2019-12-11T17:28:00Z">
        <w:r w:rsidR="0091784C" w:rsidDel="0064137A">
          <w:rPr>
            <w:rFonts w:asciiTheme="majorBidi" w:hAnsiTheme="majorBidi" w:cstheme="majorBidi"/>
            <w:sz w:val="22"/>
            <w:szCs w:val="22"/>
          </w:rPr>
          <w:delText>a lot</w:delText>
        </w:r>
      </w:del>
      <w:ins w:id="2" w:author="Antonio Avila" w:date="2019-12-11T17:28:00Z">
        <w:r w:rsidR="0064137A">
          <w:rPr>
            <w:rFonts w:asciiTheme="majorBidi" w:hAnsiTheme="majorBidi" w:cstheme="majorBidi"/>
            <w:sz w:val="22"/>
            <w:szCs w:val="22"/>
          </w:rPr>
          <w:t>a handful</w:t>
        </w:r>
      </w:ins>
      <w:r w:rsidR="0091784C">
        <w:rPr>
          <w:rFonts w:asciiTheme="majorBidi" w:hAnsiTheme="majorBidi" w:cstheme="majorBidi"/>
          <w:sz w:val="22"/>
          <w:szCs w:val="22"/>
        </w:rPr>
        <w:t xml:space="preserve"> of </w:t>
      </w:r>
      <w:commentRangeEnd w:id="0"/>
      <w:r w:rsidR="0064137A">
        <w:rPr>
          <w:rStyle w:val="CommentReference"/>
          <w:rFonts w:asciiTheme="minorHAnsi" w:hAnsiTheme="minorHAnsi" w:cstheme="minorBidi"/>
          <w:color w:val="auto"/>
        </w:rPr>
        <w:commentReference w:id="0"/>
      </w:r>
      <w:r w:rsidR="0091784C">
        <w:rPr>
          <w:rFonts w:asciiTheme="majorBidi" w:hAnsiTheme="majorBidi" w:cstheme="majorBidi"/>
          <w:sz w:val="22"/>
          <w:szCs w:val="22"/>
        </w:rPr>
        <w:t xml:space="preserve">columns and news reports discussing </w:t>
      </w:r>
      <w:del w:id="3" w:author="Antonio Avila" w:date="2019-12-11T17:31:00Z">
        <w:r w:rsidR="0091784C" w:rsidDel="0064137A">
          <w:rPr>
            <w:rFonts w:asciiTheme="majorBidi" w:hAnsiTheme="majorBidi" w:cstheme="majorBidi"/>
            <w:sz w:val="22"/>
            <w:szCs w:val="22"/>
          </w:rPr>
          <w:delText xml:space="preserve">this </w:delText>
        </w:r>
      </w:del>
      <w:ins w:id="4" w:author="Antonio Avila" w:date="2019-12-11T17:31:00Z">
        <w:r w:rsidR="0064137A">
          <w:rPr>
            <w:rFonts w:asciiTheme="majorBidi" w:hAnsiTheme="majorBidi" w:cstheme="majorBidi"/>
            <w:sz w:val="22"/>
            <w:szCs w:val="22"/>
          </w:rPr>
          <w:t>the</w:t>
        </w:r>
        <w:r w:rsidR="0064137A">
          <w:rPr>
            <w:rFonts w:asciiTheme="majorBidi" w:hAnsiTheme="majorBidi" w:cstheme="majorBidi"/>
            <w:sz w:val="22"/>
            <w:szCs w:val="22"/>
          </w:rPr>
          <w:t xml:space="preserve"> </w:t>
        </w:r>
      </w:ins>
      <w:r w:rsidR="0091784C">
        <w:rPr>
          <w:rFonts w:asciiTheme="majorBidi" w:hAnsiTheme="majorBidi" w:cstheme="majorBidi"/>
          <w:sz w:val="22"/>
          <w:szCs w:val="22"/>
        </w:rPr>
        <w:t xml:space="preserve">special communication method he has </w:t>
      </w:r>
      <w:del w:id="5" w:author="Antonio Avila" w:date="2019-12-11T17:31:00Z">
        <w:r w:rsidR="0091784C" w:rsidDel="0064137A">
          <w:rPr>
            <w:rFonts w:asciiTheme="majorBidi" w:hAnsiTheme="majorBidi" w:cstheme="majorBidi"/>
            <w:sz w:val="22"/>
            <w:szCs w:val="22"/>
          </w:rPr>
          <w:delText xml:space="preserve">is </w:delText>
        </w:r>
      </w:del>
      <w:ins w:id="6" w:author="Antonio Avila" w:date="2019-12-11T17:31:00Z">
        <w:r w:rsidR="0064137A">
          <w:rPr>
            <w:rFonts w:asciiTheme="majorBidi" w:hAnsiTheme="majorBidi" w:cstheme="majorBidi"/>
            <w:sz w:val="22"/>
            <w:szCs w:val="22"/>
          </w:rPr>
          <w:t>been</w:t>
        </w:r>
        <w:r w:rsidR="0064137A">
          <w:rPr>
            <w:rFonts w:asciiTheme="majorBidi" w:hAnsiTheme="majorBidi" w:cstheme="majorBidi"/>
            <w:sz w:val="22"/>
            <w:szCs w:val="22"/>
          </w:rPr>
          <w:t xml:space="preserve"> </w:t>
        </w:r>
      </w:ins>
      <w:r w:rsidR="0091784C">
        <w:rPr>
          <w:rFonts w:asciiTheme="majorBidi" w:hAnsiTheme="majorBidi" w:cstheme="majorBidi"/>
          <w:sz w:val="22"/>
          <w:szCs w:val="22"/>
        </w:rPr>
        <w:t xml:space="preserve">using. This proposal will </w:t>
      </w:r>
      <w:r w:rsidR="005A5F2D">
        <w:rPr>
          <w:rFonts w:asciiTheme="majorBidi" w:hAnsiTheme="majorBidi" w:cstheme="majorBidi"/>
          <w:sz w:val="22"/>
          <w:szCs w:val="22"/>
        </w:rPr>
        <w:t>start with placing</w:t>
      </w:r>
      <w:r w:rsidR="0091784C">
        <w:rPr>
          <w:rFonts w:asciiTheme="majorBidi" w:hAnsiTheme="majorBidi" w:cstheme="majorBidi"/>
          <w:sz w:val="22"/>
          <w:szCs w:val="22"/>
        </w:rPr>
        <w:t xml:space="preserve"> </w:t>
      </w:r>
      <w:del w:id="7" w:author="Antonio Avila" w:date="2019-12-11T17:32:00Z">
        <w:r w:rsidR="0091784C" w:rsidDel="0064137A">
          <w:rPr>
            <w:rFonts w:asciiTheme="majorBidi" w:hAnsiTheme="majorBidi" w:cstheme="majorBidi"/>
            <w:sz w:val="22"/>
            <w:szCs w:val="22"/>
          </w:rPr>
          <w:delText>this kind of</w:delText>
        </w:r>
      </w:del>
      <w:ins w:id="8" w:author="Antonio Avila" w:date="2019-12-11T17:32:00Z">
        <w:r w:rsidR="0064137A">
          <w:rPr>
            <w:rFonts w:asciiTheme="majorBidi" w:hAnsiTheme="majorBidi" w:cstheme="majorBidi"/>
            <w:sz w:val="22"/>
            <w:szCs w:val="22"/>
          </w:rPr>
          <w:t>the</w:t>
        </w:r>
      </w:ins>
      <w:r w:rsidR="0091784C">
        <w:rPr>
          <w:rFonts w:asciiTheme="majorBidi" w:hAnsiTheme="majorBidi" w:cstheme="majorBidi"/>
          <w:sz w:val="22"/>
          <w:szCs w:val="22"/>
        </w:rPr>
        <w:t xml:space="preserve"> research within the existing </w:t>
      </w:r>
      <w:r w:rsidR="005A5F2D">
        <w:rPr>
          <w:rFonts w:asciiTheme="majorBidi" w:hAnsiTheme="majorBidi" w:cstheme="majorBidi"/>
          <w:sz w:val="22"/>
          <w:szCs w:val="22"/>
        </w:rPr>
        <w:t>literature and</w:t>
      </w:r>
      <w:r w:rsidR="0091784C">
        <w:rPr>
          <w:rFonts w:asciiTheme="majorBidi" w:hAnsiTheme="majorBidi" w:cstheme="majorBidi"/>
          <w:sz w:val="22"/>
          <w:szCs w:val="22"/>
        </w:rPr>
        <w:t xml:space="preserve"> </w:t>
      </w:r>
      <w:r w:rsidR="005A5F2D">
        <w:rPr>
          <w:rFonts w:asciiTheme="majorBidi" w:hAnsiTheme="majorBidi" w:cstheme="majorBidi"/>
          <w:sz w:val="22"/>
          <w:szCs w:val="22"/>
        </w:rPr>
        <w:t>continue with</w:t>
      </w:r>
      <w:r w:rsidR="0091784C">
        <w:rPr>
          <w:rFonts w:asciiTheme="majorBidi" w:hAnsiTheme="majorBidi" w:cstheme="majorBidi"/>
          <w:sz w:val="22"/>
          <w:szCs w:val="22"/>
        </w:rPr>
        <w:t xml:space="preserve"> stat</w:t>
      </w:r>
      <w:r w:rsidR="005A5F2D">
        <w:rPr>
          <w:rFonts w:asciiTheme="majorBidi" w:hAnsiTheme="majorBidi" w:cstheme="majorBidi"/>
          <w:sz w:val="22"/>
          <w:szCs w:val="22"/>
        </w:rPr>
        <w:t>ing</w:t>
      </w:r>
      <w:r w:rsidR="0091784C">
        <w:rPr>
          <w:rFonts w:asciiTheme="majorBidi" w:hAnsiTheme="majorBidi" w:cstheme="majorBidi"/>
          <w:sz w:val="22"/>
          <w:szCs w:val="22"/>
        </w:rPr>
        <w:t xml:space="preserve"> the research question I am trying to answer. After that</w:t>
      </w:r>
      <w:ins w:id="9" w:author="Antonio Avila" w:date="2019-12-11T17:32:00Z">
        <w:r w:rsidR="0064137A">
          <w:rPr>
            <w:rFonts w:asciiTheme="majorBidi" w:hAnsiTheme="majorBidi" w:cstheme="majorBidi"/>
            <w:sz w:val="22"/>
            <w:szCs w:val="22"/>
          </w:rPr>
          <w:t>,</w:t>
        </w:r>
      </w:ins>
      <w:r w:rsidR="0091784C">
        <w:rPr>
          <w:rFonts w:asciiTheme="majorBidi" w:hAnsiTheme="majorBidi" w:cstheme="majorBidi"/>
          <w:sz w:val="22"/>
          <w:szCs w:val="22"/>
        </w:rPr>
        <w:t xml:space="preserve"> I will describe </w:t>
      </w:r>
      <w:del w:id="10" w:author="Antonio Avila" w:date="2019-12-11T17:32:00Z">
        <w:r w:rsidR="0091784C" w:rsidDel="0064137A">
          <w:rPr>
            <w:rFonts w:asciiTheme="majorBidi" w:hAnsiTheme="majorBidi" w:cstheme="majorBidi"/>
            <w:sz w:val="22"/>
            <w:szCs w:val="22"/>
          </w:rPr>
          <w:delText xml:space="preserve">that </w:delText>
        </w:r>
      </w:del>
      <w:ins w:id="11" w:author="Antonio Avila" w:date="2019-12-11T17:33:00Z">
        <w:r w:rsidR="0064137A">
          <w:rPr>
            <w:rFonts w:asciiTheme="majorBidi" w:hAnsiTheme="majorBidi" w:cstheme="majorBidi"/>
            <w:sz w:val="22"/>
            <w:szCs w:val="22"/>
          </w:rPr>
          <w:t>the</w:t>
        </w:r>
      </w:ins>
      <w:ins w:id="12" w:author="Antonio Avila" w:date="2019-12-11T17:32:00Z">
        <w:r w:rsidR="0064137A">
          <w:rPr>
            <w:rFonts w:asciiTheme="majorBidi" w:hAnsiTheme="majorBidi" w:cstheme="majorBidi"/>
            <w:sz w:val="22"/>
            <w:szCs w:val="22"/>
          </w:rPr>
          <w:t xml:space="preserve"> </w:t>
        </w:r>
      </w:ins>
      <w:r w:rsidR="0091784C">
        <w:rPr>
          <w:rFonts w:asciiTheme="majorBidi" w:hAnsiTheme="majorBidi" w:cstheme="majorBidi"/>
          <w:sz w:val="22"/>
          <w:szCs w:val="22"/>
        </w:rPr>
        <w:t xml:space="preserve">data collection and data analysis strategies I am planning to </w:t>
      </w:r>
      <w:r w:rsidR="000306AA">
        <w:rPr>
          <w:rFonts w:asciiTheme="majorBidi" w:hAnsiTheme="majorBidi" w:cstheme="majorBidi"/>
          <w:sz w:val="22"/>
          <w:szCs w:val="22"/>
        </w:rPr>
        <w:t>use</w:t>
      </w:r>
      <w:ins w:id="13" w:author="Antonio Avila" w:date="2019-12-11T17:33:00Z">
        <w:r w:rsidR="0064137A">
          <w:rPr>
            <w:rFonts w:asciiTheme="majorBidi" w:hAnsiTheme="majorBidi" w:cstheme="majorBidi"/>
            <w:sz w:val="22"/>
            <w:szCs w:val="22"/>
          </w:rPr>
          <w:t>. Finally, I will mention</w:t>
        </w:r>
      </w:ins>
      <w:del w:id="14" w:author="Antonio Avila" w:date="2019-12-11T17:33:00Z">
        <w:r w:rsidR="000306AA" w:rsidDel="0064137A">
          <w:rPr>
            <w:rFonts w:asciiTheme="majorBidi" w:hAnsiTheme="majorBidi" w:cstheme="majorBidi"/>
            <w:sz w:val="22"/>
            <w:szCs w:val="22"/>
          </w:rPr>
          <w:delText>,</w:delText>
        </w:r>
        <w:r w:rsidR="0091784C" w:rsidDel="0064137A">
          <w:rPr>
            <w:rFonts w:asciiTheme="majorBidi" w:hAnsiTheme="majorBidi" w:cstheme="majorBidi"/>
            <w:sz w:val="22"/>
            <w:szCs w:val="22"/>
          </w:rPr>
          <w:delText xml:space="preserve"> and I will finish with</w:delText>
        </w:r>
      </w:del>
      <w:r w:rsidR="0091784C">
        <w:rPr>
          <w:rFonts w:asciiTheme="majorBidi" w:hAnsiTheme="majorBidi" w:cstheme="majorBidi"/>
          <w:sz w:val="22"/>
          <w:szCs w:val="22"/>
        </w:rPr>
        <w:t xml:space="preserve"> the potential impact of the study and its possible limitations.</w:t>
      </w:r>
    </w:p>
    <w:p w14:paraId="56D29F85" w14:textId="77777777" w:rsidR="002B2507" w:rsidRPr="00135020" w:rsidRDefault="002B2507" w:rsidP="00135020">
      <w:pPr>
        <w:pStyle w:val="Default"/>
        <w:spacing w:line="360" w:lineRule="auto"/>
        <w:jc w:val="both"/>
        <w:rPr>
          <w:rFonts w:asciiTheme="majorBidi" w:hAnsiTheme="majorBidi" w:cstheme="majorBidi"/>
          <w:sz w:val="22"/>
          <w:szCs w:val="22"/>
        </w:rPr>
      </w:pPr>
    </w:p>
    <w:p w14:paraId="340F888E" w14:textId="0D3B970A" w:rsidR="000B4BBE" w:rsidRPr="000B4BBE" w:rsidRDefault="000B4BBE" w:rsidP="000B4BBE">
      <w:pPr>
        <w:pStyle w:val="ListParagraph"/>
        <w:numPr>
          <w:ilvl w:val="0"/>
          <w:numId w:val="1"/>
        </w:numPr>
        <w:bidi w:val="0"/>
        <w:spacing w:line="360" w:lineRule="auto"/>
        <w:jc w:val="both"/>
        <w:rPr>
          <w:rFonts w:asciiTheme="majorBidi" w:hAnsiTheme="majorBidi" w:cstheme="majorBidi"/>
          <w:b/>
          <w:bCs/>
        </w:rPr>
      </w:pPr>
      <w:r>
        <w:rPr>
          <w:rFonts w:asciiTheme="majorBidi" w:hAnsiTheme="majorBidi" w:cstheme="majorBidi"/>
          <w:b/>
          <w:bCs/>
        </w:rPr>
        <w:t>Literature Review</w:t>
      </w:r>
    </w:p>
    <w:p w14:paraId="5AC9BFCE" w14:textId="0C2D708D" w:rsidR="00384701" w:rsidRDefault="00532B29" w:rsidP="00384701">
      <w:pPr>
        <w:bidi w:val="0"/>
        <w:spacing w:line="360" w:lineRule="auto"/>
        <w:jc w:val="both"/>
        <w:rPr>
          <w:rFonts w:asciiTheme="majorBidi" w:hAnsiTheme="majorBidi" w:cstheme="majorBidi"/>
        </w:rPr>
      </w:pPr>
      <w:r>
        <w:rPr>
          <w:rFonts w:asciiTheme="majorBidi" w:hAnsiTheme="majorBidi" w:cstheme="majorBidi"/>
        </w:rPr>
        <w:t xml:space="preserve">The background literature supporting this research can be separated to three main domains. The first one I shall touch </w:t>
      </w:r>
      <w:del w:id="15" w:author="Antonio Avila" w:date="2019-12-11T17:34:00Z">
        <w:r w:rsidDel="0064137A">
          <w:rPr>
            <w:rFonts w:asciiTheme="majorBidi" w:hAnsiTheme="majorBidi" w:cstheme="majorBidi"/>
          </w:rPr>
          <w:delText>on is</w:delText>
        </w:r>
      </w:del>
      <w:ins w:id="16" w:author="Antonio Avila" w:date="2019-12-11T17:34:00Z">
        <w:r w:rsidR="0064137A">
          <w:rPr>
            <w:rFonts w:asciiTheme="majorBidi" w:hAnsiTheme="majorBidi" w:cstheme="majorBidi"/>
          </w:rPr>
          <w:t>is on</w:t>
        </w:r>
      </w:ins>
      <w:r>
        <w:rPr>
          <w:rFonts w:asciiTheme="majorBidi" w:hAnsiTheme="majorBidi" w:cstheme="majorBidi"/>
        </w:rPr>
        <w:t xml:space="preserve"> the effect of the US president's messages and </w:t>
      </w:r>
      <w:r w:rsidR="005A5F2D">
        <w:rPr>
          <w:rFonts w:asciiTheme="majorBidi" w:hAnsiTheme="majorBidi" w:cstheme="majorBidi"/>
        </w:rPr>
        <w:t>rhetoric</w:t>
      </w:r>
      <w:r>
        <w:rPr>
          <w:rFonts w:asciiTheme="majorBidi" w:hAnsiTheme="majorBidi" w:cstheme="majorBidi"/>
        </w:rPr>
        <w:t xml:space="preserve"> on the world economy in general and on financial markets specifically.</w:t>
      </w:r>
      <w:commentRangeStart w:id="17"/>
      <w:r>
        <w:rPr>
          <w:rFonts w:asciiTheme="majorBidi" w:hAnsiTheme="majorBidi" w:cstheme="majorBidi"/>
        </w:rPr>
        <w:t xml:space="preserve"> </w:t>
      </w:r>
      <w:commentRangeEnd w:id="17"/>
      <w:r w:rsidR="0064137A">
        <w:rPr>
          <w:rStyle w:val="CommentReference"/>
        </w:rPr>
        <w:commentReference w:id="17"/>
      </w:r>
      <w:r>
        <w:rPr>
          <w:rFonts w:asciiTheme="majorBidi" w:hAnsiTheme="majorBidi" w:cstheme="majorBidi"/>
        </w:rPr>
        <w:t xml:space="preserve">It is no surprise that the </w:t>
      </w:r>
      <w:ins w:id="18" w:author="Antonio Avila" w:date="2019-12-11T17:34:00Z">
        <w:r w:rsidR="0064137A">
          <w:rPr>
            <w:rFonts w:asciiTheme="majorBidi" w:hAnsiTheme="majorBidi" w:cstheme="majorBidi"/>
          </w:rPr>
          <w:t>“</w:t>
        </w:r>
      </w:ins>
      <w:r>
        <w:rPr>
          <w:rFonts w:asciiTheme="majorBidi" w:hAnsiTheme="majorBidi" w:cstheme="majorBidi"/>
        </w:rPr>
        <w:t>leader of the free world</w:t>
      </w:r>
      <w:ins w:id="19" w:author="Antonio Avila" w:date="2019-12-11T17:34:00Z">
        <w:r w:rsidR="0064137A">
          <w:rPr>
            <w:rFonts w:asciiTheme="majorBidi" w:hAnsiTheme="majorBidi" w:cstheme="majorBidi"/>
          </w:rPr>
          <w:t>”</w:t>
        </w:r>
      </w:ins>
      <w:r>
        <w:rPr>
          <w:rFonts w:asciiTheme="majorBidi" w:hAnsiTheme="majorBidi" w:cstheme="majorBidi"/>
        </w:rPr>
        <w:t xml:space="preserve"> </w:t>
      </w:r>
      <w:r w:rsidR="00821D8A">
        <w:rPr>
          <w:rFonts w:asciiTheme="majorBidi" w:hAnsiTheme="majorBidi" w:cstheme="majorBidi"/>
        </w:rPr>
        <w:t>a</w:t>
      </w:r>
      <w:r>
        <w:rPr>
          <w:rFonts w:asciiTheme="majorBidi" w:hAnsiTheme="majorBidi" w:cstheme="majorBidi"/>
        </w:rPr>
        <w:t>ffects the world economy not only in his actions but also in his statements</w:t>
      </w:r>
      <w:ins w:id="20" w:author="Antonio Avila" w:date="2019-12-11T17:36:00Z">
        <w:r w:rsidR="0064137A">
          <w:rPr>
            <w:rFonts w:asciiTheme="majorBidi" w:hAnsiTheme="majorBidi" w:cstheme="majorBidi"/>
          </w:rPr>
          <w:t>.</w:t>
        </w:r>
      </w:ins>
      <w:del w:id="21" w:author="Antonio Avila" w:date="2019-12-11T17:36:00Z">
        <w:r w:rsidDel="0064137A">
          <w:rPr>
            <w:rFonts w:asciiTheme="majorBidi" w:hAnsiTheme="majorBidi" w:cstheme="majorBidi"/>
          </w:rPr>
          <w:delText>, and t</w:delText>
        </w:r>
      </w:del>
      <w:ins w:id="22" w:author="Antonio Avila" w:date="2019-12-11T17:36:00Z">
        <w:r w:rsidR="0064137A">
          <w:rPr>
            <w:rFonts w:asciiTheme="majorBidi" w:hAnsiTheme="majorBidi" w:cstheme="majorBidi"/>
          </w:rPr>
          <w:t>T</w:t>
        </w:r>
      </w:ins>
      <w:r>
        <w:rPr>
          <w:rFonts w:asciiTheme="majorBidi" w:hAnsiTheme="majorBidi" w:cstheme="majorBidi"/>
        </w:rPr>
        <w:t xml:space="preserve">his specific mechanism </w:t>
      </w:r>
      <w:r w:rsidR="000B4BBE">
        <w:rPr>
          <w:rFonts w:asciiTheme="majorBidi" w:hAnsiTheme="majorBidi" w:cstheme="majorBidi"/>
        </w:rPr>
        <w:t>has been addressed</w:t>
      </w:r>
      <w:r w:rsidR="00743215">
        <w:rPr>
          <w:rFonts w:asciiTheme="majorBidi" w:hAnsiTheme="majorBidi" w:cstheme="majorBidi"/>
        </w:rPr>
        <w:t xml:space="preserve"> in</w:t>
      </w:r>
      <w:r w:rsidR="000B4BBE">
        <w:rPr>
          <w:rFonts w:asciiTheme="majorBidi" w:hAnsiTheme="majorBidi" w:cstheme="majorBidi"/>
        </w:rPr>
        <w:t xml:space="preserve"> </w:t>
      </w:r>
      <w:r w:rsidR="00743215">
        <w:rPr>
          <w:rFonts w:asciiTheme="majorBidi" w:hAnsiTheme="majorBidi" w:cstheme="majorBidi"/>
        </w:rPr>
        <w:t xml:space="preserve">former political science </w:t>
      </w:r>
      <w:r w:rsidR="00743215" w:rsidRPr="006B03C5">
        <w:rPr>
          <w:rFonts w:asciiTheme="majorBidi" w:hAnsiTheme="majorBidi" w:cstheme="majorBidi"/>
        </w:rPr>
        <w:t>literature</w:t>
      </w:r>
      <w:sdt>
        <w:sdtPr>
          <w:rPr>
            <w:rFonts w:asciiTheme="majorBidi" w:hAnsiTheme="majorBidi" w:cstheme="majorBidi"/>
          </w:rPr>
          <w:id w:val="917451934"/>
          <w:citation/>
        </w:sdtPr>
        <w:sdtEndPr/>
        <w:sdtContent>
          <w:r w:rsidR="00836013" w:rsidRPr="006B03C5">
            <w:rPr>
              <w:rFonts w:asciiTheme="majorBidi" w:hAnsiTheme="majorBidi" w:cstheme="majorBidi"/>
            </w:rPr>
            <w:fldChar w:fldCharType="begin"/>
          </w:r>
          <w:r w:rsidR="006B03C5" w:rsidRPr="006B03C5">
            <w:rPr>
              <w:rFonts w:asciiTheme="majorBidi" w:hAnsiTheme="majorBidi" w:cstheme="majorBidi"/>
            </w:rPr>
            <w:instrText xml:space="preserve">CITATION BDa05 \l 1033 </w:instrText>
          </w:r>
          <w:r w:rsidR="00836013" w:rsidRPr="006B03C5">
            <w:rPr>
              <w:rFonts w:asciiTheme="majorBidi" w:hAnsiTheme="majorBidi" w:cstheme="majorBidi"/>
            </w:rPr>
            <w:fldChar w:fldCharType="separate"/>
          </w:r>
          <w:r w:rsidR="006B03C5" w:rsidRPr="006B03C5">
            <w:rPr>
              <w:rFonts w:asciiTheme="majorBidi" w:hAnsiTheme="majorBidi" w:cstheme="majorBidi"/>
              <w:noProof/>
            </w:rPr>
            <w:t xml:space="preserve"> (Wood, Owens, &amp; Durham, 2005)</w:t>
          </w:r>
          <w:r w:rsidR="00836013" w:rsidRPr="006B03C5">
            <w:rPr>
              <w:rFonts w:asciiTheme="majorBidi" w:hAnsiTheme="majorBidi" w:cstheme="majorBidi"/>
            </w:rPr>
            <w:fldChar w:fldCharType="end"/>
          </w:r>
        </w:sdtContent>
      </w:sdt>
      <w:r w:rsidR="006B03C5" w:rsidRPr="006B03C5">
        <w:rPr>
          <w:rFonts w:asciiTheme="majorBidi" w:hAnsiTheme="majorBidi" w:cstheme="majorBidi"/>
        </w:rPr>
        <w:t>.</w:t>
      </w:r>
      <w:r w:rsidR="006B03C5">
        <w:rPr>
          <w:rFonts w:asciiTheme="majorBidi" w:hAnsiTheme="majorBidi" w:cstheme="majorBidi"/>
        </w:rPr>
        <w:t xml:space="preserve"> </w:t>
      </w:r>
      <w:commentRangeStart w:id="23"/>
      <w:r w:rsidR="006B03C5">
        <w:rPr>
          <w:rFonts w:asciiTheme="majorBidi" w:hAnsiTheme="majorBidi" w:cstheme="majorBidi"/>
        </w:rPr>
        <w:t>Researchers</w:t>
      </w:r>
      <w:commentRangeEnd w:id="23"/>
      <w:r w:rsidR="00F974D7">
        <w:rPr>
          <w:rStyle w:val="CommentReference"/>
        </w:rPr>
        <w:commentReference w:id="23"/>
      </w:r>
      <w:r w:rsidR="006B03C5">
        <w:rPr>
          <w:rFonts w:asciiTheme="majorBidi" w:hAnsiTheme="majorBidi" w:cstheme="majorBidi"/>
        </w:rPr>
        <w:t xml:space="preserve"> have analyzed more than 23 years of public statements made by the president and public perceptions of the economy and found</w:t>
      </w:r>
      <w:r w:rsidR="006B03C5" w:rsidRPr="006B03C5">
        <w:rPr>
          <w:rFonts w:asciiTheme="majorBidi" w:hAnsiTheme="majorBidi" w:cstheme="majorBidi"/>
        </w:rPr>
        <w:t xml:space="preserve"> that presidential remarks significantly affect people's perceptions of the economic news, as well as their confidence about current and future economic conditions</w:t>
      </w:r>
      <w:r w:rsidR="006B03C5">
        <w:rPr>
          <w:rFonts w:asciiTheme="majorBidi" w:hAnsiTheme="majorBidi" w:cstheme="majorBidi"/>
        </w:rPr>
        <w:t>.</w:t>
      </w:r>
    </w:p>
    <w:p w14:paraId="58F2D3A8" w14:textId="7DD010A2" w:rsidR="00384701" w:rsidRDefault="006B03C5" w:rsidP="00590DE4">
      <w:pPr>
        <w:bidi w:val="0"/>
        <w:spacing w:line="360" w:lineRule="auto"/>
        <w:ind w:firstLine="720"/>
        <w:jc w:val="both"/>
        <w:rPr>
          <w:rFonts w:asciiTheme="majorBidi" w:hAnsiTheme="majorBidi" w:cstheme="majorBidi"/>
        </w:rPr>
      </w:pPr>
      <w:r>
        <w:rPr>
          <w:rFonts w:asciiTheme="majorBidi" w:hAnsiTheme="majorBidi" w:cstheme="majorBidi"/>
        </w:rPr>
        <w:t>In a more recent study</w:t>
      </w:r>
      <w:ins w:id="24" w:author="Antonio Avila" w:date="2019-12-11T17:37:00Z">
        <w:r w:rsidR="0064137A">
          <w:rPr>
            <w:rFonts w:asciiTheme="majorBidi" w:hAnsiTheme="majorBidi" w:cstheme="majorBidi"/>
          </w:rPr>
          <w:t>,</w:t>
        </w:r>
      </w:ins>
      <w:del w:id="25" w:author="Antonio Avila" w:date="2019-12-11T17:37:00Z">
        <w:r w:rsidDel="0064137A">
          <w:rPr>
            <w:rFonts w:asciiTheme="majorBidi" w:hAnsiTheme="majorBidi" w:cstheme="majorBidi"/>
          </w:rPr>
          <w:delText xml:space="preserve"> made</w:delText>
        </w:r>
        <w:r w:rsidR="00384701" w:rsidDel="0064137A">
          <w:rPr>
            <w:rFonts w:asciiTheme="majorBidi" w:hAnsiTheme="majorBidi" w:cstheme="majorBidi"/>
          </w:rPr>
          <w:delText xml:space="preserve"> </w:delText>
        </w:r>
      </w:del>
      <w:r w:rsidR="00384701">
        <w:rPr>
          <w:rFonts w:asciiTheme="majorBidi" w:hAnsiTheme="majorBidi" w:cstheme="majorBidi"/>
        </w:rPr>
        <w:t xml:space="preserve">nearly 20 years and 51,500 pages of information from US presidents were analyzed to explore the president's rhetoric influence on stock market volatility </w:t>
      </w:r>
      <w:sdt>
        <w:sdtPr>
          <w:rPr>
            <w:rFonts w:asciiTheme="majorBidi" w:hAnsiTheme="majorBidi" w:cstheme="majorBidi"/>
          </w:rPr>
          <w:id w:val="168140716"/>
          <w:citation/>
        </w:sdtPr>
        <w:sdtEndPr/>
        <w:sdtContent>
          <w:r w:rsidR="00384701">
            <w:rPr>
              <w:rFonts w:asciiTheme="majorBidi" w:hAnsiTheme="majorBidi" w:cstheme="majorBidi"/>
            </w:rPr>
            <w:fldChar w:fldCharType="begin"/>
          </w:r>
          <w:r w:rsidR="00384701">
            <w:rPr>
              <w:rFonts w:asciiTheme="majorBidi" w:hAnsiTheme="majorBidi" w:cstheme="majorBidi"/>
            </w:rPr>
            <w:instrText xml:space="preserve"> CITATION Kie17 \l 1033 </w:instrText>
          </w:r>
          <w:r w:rsidR="00384701">
            <w:rPr>
              <w:rFonts w:asciiTheme="majorBidi" w:hAnsiTheme="majorBidi" w:cstheme="majorBidi"/>
            </w:rPr>
            <w:fldChar w:fldCharType="separate"/>
          </w:r>
          <w:r w:rsidR="00384701" w:rsidRPr="00384701">
            <w:rPr>
              <w:rFonts w:asciiTheme="majorBidi" w:hAnsiTheme="majorBidi" w:cstheme="majorBidi"/>
              <w:noProof/>
            </w:rPr>
            <w:t>(Kiessling, Martin, &amp; Yasar, 2017)</w:t>
          </w:r>
          <w:r w:rsidR="00384701">
            <w:rPr>
              <w:rFonts w:asciiTheme="majorBidi" w:hAnsiTheme="majorBidi" w:cstheme="majorBidi"/>
            </w:rPr>
            <w:fldChar w:fldCharType="end"/>
          </w:r>
        </w:sdtContent>
      </w:sdt>
      <w:r w:rsidR="00384701">
        <w:rPr>
          <w:rFonts w:asciiTheme="majorBidi" w:hAnsiTheme="majorBidi" w:cstheme="majorBidi"/>
        </w:rPr>
        <w:t xml:space="preserve">. </w:t>
      </w:r>
      <w:r w:rsidR="00B92115">
        <w:rPr>
          <w:rFonts w:asciiTheme="majorBidi" w:hAnsiTheme="majorBidi" w:cstheme="majorBidi"/>
        </w:rPr>
        <w:t xml:space="preserve">The scholars </w:t>
      </w:r>
      <w:r w:rsidR="00590DE4">
        <w:rPr>
          <w:rFonts w:asciiTheme="majorBidi" w:hAnsiTheme="majorBidi" w:cstheme="majorBidi"/>
        </w:rPr>
        <w:t xml:space="preserve">have found that </w:t>
      </w:r>
      <w:r w:rsidR="00590DE4" w:rsidRPr="00590DE4">
        <w:rPr>
          <w:rFonts w:asciiTheme="majorBidi" w:hAnsiTheme="majorBidi" w:cstheme="majorBidi"/>
        </w:rPr>
        <w:t>negative statements will cause the greatest reaction due to risk adverse stockholders, neutral</w:t>
      </w:r>
      <w:r w:rsidR="00590DE4">
        <w:rPr>
          <w:rFonts w:asciiTheme="majorBidi" w:hAnsiTheme="majorBidi" w:cstheme="majorBidi"/>
        </w:rPr>
        <w:t xml:space="preserve"> </w:t>
      </w:r>
      <w:r w:rsidR="00590DE4" w:rsidRPr="00590DE4">
        <w:rPr>
          <w:rFonts w:asciiTheme="majorBidi" w:hAnsiTheme="majorBidi" w:cstheme="majorBidi"/>
        </w:rPr>
        <w:t xml:space="preserve">rhetoric will calm the market and decrease volatility and positive rhetoric </w:t>
      </w:r>
      <w:r w:rsidR="005A5F2D">
        <w:rPr>
          <w:rFonts w:asciiTheme="majorBidi" w:hAnsiTheme="majorBidi" w:cstheme="majorBidi"/>
        </w:rPr>
        <w:t>had no</w:t>
      </w:r>
      <w:r w:rsidR="00590DE4" w:rsidRPr="00590DE4">
        <w:rPr>
          <w:rFonts w:asciiTheme="majorBidi" w:hAnsiTheme="majorBidi" w:cstheme="majorBidi"/>
        </w:rPr>
        <w:t xml:space="preserve"> significant</w:t>
      </w:r>
      <w:r w:rsidR="005A5F2D">
        <w:rPr>
          <w:rFonts w:asciiTheme="majorBidi" w:hAnsiTheme="majorBidi" w:cstheme="majorBidi"/>
        </w:rPr>
        <w:t xml:space="preserve"> effect</w:t>
      </w:r>
      <w:r w:rsidR="00590DE4" w:rsidRPr="00590DE4">
        <w:rPr>
          <w:rFonts w:asciiTheme="majorBidi" w:hAnsiTheme="majorBidi" w:cstheme="majorBidi"/>
        </w:rPr>
        <w:t>.</w:t>
      </w:r>
    </w:p>
    <w:p w14:paraId="150C37BE" w14:textId="715142E3" w:rsidR="003C4FD1" w:rsidRDefault="003C4FD1" w:rsidP="00ED0154">
      <w:pPr>
        <w:bidi w:val="0"/>
        <w:spacing w:line="360" w:lineRule="auto"/>
        <w:ind w:firstLine="720"/>
        <w:jc w:val="both"/>
        <w:rPr>
          <w:rFonts w:asciiTheme="majorBidi" w:hAnsiTheme="majorBidi" w:cstheme="majorBidi"/>
        </w:rPr>
      </w:pPr>
      <w:r>
        <w:rPr>
          <w:rFonts w:asciiTheme="majorBidi" w:hAnsiTheme="majorBidi" w:cstheme="majorBidi"/>
        </w:rPr>
        <w:t xml:space="preserve">The second domain that must be considered is the influence of Twitter data on financial market activity. Since Twitter was first established in 2006, the micro-blogging and social network service has expanded its reach rapidly and as of the beginning of 2019 more than 330 million people worldwide are actively using the platform </w:t>
      </w:r>
      <w:sdt>
        <w:sdtPr>
          <w:rPr>
            <w:rFonts w:asciiTheme="majorBidi" w:hAnsiTheme="majorBidi" w:cstheme="majorBidi"/>
          </w:rPr>
          <w:id w:val="83423795"/>
          <w:citation/>
        </w:sdtPr>
        <w:sdtEndPr/>
        <w:sdtContent>
          <w:r>
            <w:rPr>
              <w:rFonts w:asciiTheme="majorBidi" w:hAnsiTheme="majorBidi" w:cstheme="majorBidi"/>
            </w:rPr>
            <w:fldChar w:fldCharType="begin"/>
          </w:r>
          <w:r>
            <w:rPr>
              <w:rFonts w:asciiTheme="majorBidi" w:hAnsiTheme="majorBidi" w:cstheme="majorBidi"/>
            </w:rPr>
            <w:instrText xml:space="preserve"> CITATION JCl19 \l 1033 </w:instrText>
          </w:r>
          <w:r>
            <w:rPr>
              <w:rFonts w:asciiTheme="majorBidi" w:hAnsiTheme="majorBidi" w:cstheme="majorBidi"/>
            </w:rPr>
            <w:fldChar w:fldCharType="separate"/>
          </w:r>
          <w:r w:rsidRPr="003C4FD1">
            <w:rPr>
              <w:rFonts w:asciiTheme="majorBidi" w:hAnsiTheme="majorBidi" w:cstheme="majorBidi"/>
              <w:noProof/>
            </w:rPr>
            <w:t>(Clement, 2019)</w:t>
          </w:r>
          <w:r>
            <w:rPr>
              <w:rFonts w:asciiTheme="majorBidi" w:hAnsiTheme="majorBidi" w:cstheme="majorBidi"/>
            </w:rPr>
            <w:fldChar w:fldCharType="end"/>
          </w:r>
        </w:sdtContent>
      </w:sdt>
      <w:r>
        <w:rPr>
          <w:rFonts w:asciiTheme="majorBidi" w:hAnsiTheme="majorBidi" w:cstheme="majorBidi"/>
        </w:rPr>
        <w:t>.</w:t>
      </w:r>
      <w:r w:rsidR="00ED0154">
        <w:rPr>
          <w:rFonts w:asciiTheme="majorBidi" w:hAnsiTheme="majorBidi" w:cstheme="majorBidi"/>
        </w:rPr>
        <w:t xml:space="preserve"> It has also been established that Twitter became the prime source for consuming free live news, and specifically that </w:t>
      </w:r>
      <w:r w:rsidR="00ED0154" w:rsidRPr="00ED0154">
        <w:rPr>
          <w:rFonts w:asciiTheme="majorBidi" w:hAnsiTheme="majorBidi" w:cstheme="majorBidi"/>
        </w:rPr>
        <w:t>Twitter is a valuable</w:t>
      </w:r>
      <w:r w:rsidR="00ED0154">
        <w:rPr>
          <w:rFonts w:asciiTheme="majorBidi" w:hAnsiTheme="majorBidi" w:cstheme="majorBidi"/>
        </w:rPr>
        <w:t xml:space="preserve"> </w:t>
      </w:r>
      <w:r w:rsidR="00ED0154" w:rsidRPr="00ED0154">
        <w:rPr>
          <w:rFonts w:asciiTheme="majorBidi" w:hAnsiTheme="majorBidi" w:cstheme="majorBidi"/>
        </w:rPr>
        <w:t>source of material</w:t>
      </w:r>
      <w:r w:rsidR="00ED0154" w:rsidRPr="00ED0154">
        <w:rPr>
          <w:rFonts w:asciiTheme="majorBidi" w:hAnsiTheme="majorBidi" w:cs="Times New Roman"/>
          <w:rtl/>
        </w:rPr>
        <w:t xml:space="preserve"> </w:t>
      </w:r>
      <w:r w:rsidR="00ED0154">
        <w:rPr>
          <w:rFonts w:asciiTheme="majorBidi" w:hAnsiTheme="majorBidi" w:cstheme="majorBidi"/>
        </w:rPr>
        <w:t>of fi</w:t>
      </w:r>
      <w:r w:rsidR="00ED0154" w:rsidRPr="00ED0154">
        <w:rPr>
          <w:rFonts w:asciiTheme="majorBidi" w:hAnsiTheme="majorBidi" w:cstheme="majorBidi"/>
        </w:rPr>
        <w:t xml:space="preserve">nancial information and </w:t>
      </w:r>
      <w:r w:rsidR="00ED0154">
        <w:rPr>
          <w:rFonts w:asciiTheme="majorBidi" w:hAnsiTheme="majorBidi" w:cstheme="majorBidi"/>
        </w:rPr>
        <w:t>helps</w:t>
      </w:r>
      <w:r w:rsidR="00CF2C9A">
        <w:rPr>
          <w:rFonts w:asciiTheme="majorBidi" w:hAnsiTheme="majorBidi" w:cstheme="majorBidi"/>
        </w:rPr>
        <w:t xml:space="preserve"> experts</w:t>
      </w:r>
      <w:r w:rsidR="00ED0154">
        <w:rPr>
          <w:rFonts w:asciiTheme="majorBidi" w:hAnsiTheme="majorBidi" w:cstheme="majorBidi"/>
        </w:rPr>
        <w:t xml:space="preserve"> </w:t>
      </w:r>
      <w:r w:rsidR="00CF2C9A">
        <w:rPr>
          <w:rFonts w:asciiTheme="majorBidi" w:hAnsiTheme="majorBidi" w:cstheme="majorBidi"/>
        </w:rPr>
        <w:t>spread information regarding</w:t>
      </w:r>
      <w:r w:rsidR="00ED0154">
        <w:rPr>
          <w:rFonts w:asciiTheme="majorBidi" w:hAnsiTheme="majorBidi" w:cstheme="majorBidi"/>
        </w:rPr>
        <w:t xml:space="preserve"> </w:t>
      </w:r>
      <w:r w:rsidR="00ED0154" w:rsidRPr="00ED0154">
        <w:rPr>
          <w:rFonts w:asciiTheme="majorBidi" w:hAnsiTheme="majorBidi" w:cstheme="majorBidi"/>
        </w:rPr>
        <w:t>opportunities</w:t>
      </w:r>
      <w:r w:rsidR="00ED0154">
        <w:rPr>
          <w:rFonts w:asciiTheme="majorBidi" w:hAnsiTheme="majorBidi" w:cstheme="majorBidi"/>
        </w:rPr>
        <w:t xml:space="preserve"> </w:t>
      </w:r>
      <w:r w:rsidR="00ED0154" w:rsidRPr="00ED0154">
        <w:rPr>
          <w:rFonts w:asciiTheme="majorBidi" w:hAnsiTheme="majorBidi" w:cstheme="majorBidi"/>
        </w:rPr>
        <w:t>and challenges</w:t>
      </w:r>
      <w:r w:rsidR="00ED0154">
        <w:rPr>
          <w:rFonts w:asciiTheme="majorBidi" w:hAnsiTheme="majorBidi" w:cstheme="majorBidi"/>
        </w:rPr>
        <w:t xml:space="preserve"> </w:t>
      </w:r>
      <w:sdt>
        <w:sdtPr>
          <w:rPr>
            <w:rFonts w:asciiTheme="majorBidi" w:hAnsiTheme="majorBidi" w:cstheme="majorBidi"/>
          </w:rPr>
          <w:id w:val="-1831439102"/>
          <w:citation/>
        </w:sdtPr>
        <w:sdtEndPr/>
        <w:sdtContent>
          <w:r w:rsidR="00ED0154">
            <w:rPr>
              <w:rFonts w:asciiTheme="majorBidi" w:hAnsiTheme="majorBidi" w:cstheme="majorBidi"/>
            </w:rPr>
            <w:fldChar w:fldCharType="begin"/>
          </w:r>
          <w:r w:rsidR="00ED0154">
            <w:rPr>
              <w:rFonts w:asciiTheme="majorBidi" w:hAnsiTheme="majorBidi" w:cstheme="majorBidi"/>
            </w:rPr>
            <w:instrText xml:space="preserve"> CITATION Dre16 \l 1033 </w:instrText>
          </w:r>
          <w:r w:rsidR="00ED0154">
            <w:rPr>
              <w:rFonts w:asciiTheme="majorBidi" w:hAnsiTheme="majorBidi" w:cstheme="majorBidi"/>
            </w:rPr>
            <w:fldChar w:fldCharType="separate"/>
          </w:r>
          <w:r w:rsidR="00ED0154" w:rsidRPr="00ED0154">
            <w:rPr>
              <w:rFonts w:asciiTheme="majorBidi" w:hAnsiTheme="majorBidi" w:cstheme="majorBidi"/>
              <w:noProof/>
            </w:rPr>
            <w:t>(Dredze, Kambadur, Kazantsev, Mann, &amp; Osborne, 2016)</w:t>
          </w:r>
          <w:r w:rsidR="00ED0154">
            <w:rPr>
              <w:rFonts w:asciiTheme="majorBidi" w:hAnsiTheme="majorBidi" w:cstheme="majorBidi"/>
            </w:rPr>
            <w:fldChar w:fldCharType="end"/>
          </w:r>
        </w:sdtContent>
      </w:sdt>
      <w:r w:rsidR="00ED0154">
        <w:rPr>
          <w:rFonts w:asciiTheme="majorBidi" w:hAnsiTheme="majorBidi" w:cstheme="majorBidi"/>
        </w:rPr>
        <w:t>.</w:t>
      </w:r>
    </w:p>
    <w:p w14:paraId="557FE018" w14:textId="10AFC429" w:rsidR="00CF2C9A" w:rsidRDefault="00A51059" w:rsidP="00B92115">
      <w:pPr>
        <w:bidi w:val="0"/>
        <w:spacing w:line="360" w:lineRule="auto"/>
        <w:ind w:firstLine="720"/>
        <w:jc w:val="both"/>
        <w:rPr>
          <w:rFonts w:asciiTheme="majorBidi" w:hAnsiTheme="majorBidi" w:cstheme="majorBidi"/>
        </w:rPr>
      </w:pPr>
      <w:r>
        <w:rPr>
          <w:rFonts w:asciiTheme="majorBidi" w:hAnsiTheme="majorBidi" w:cstheme="majorBidi"/>
        </w:rPr>
        <w:lastRenderedPageBreak/>
        <w:t xml:space="preserve">The third field of literature I will discuss is the use of aggregated Twitter data to analyze financial markets. </w:t>
      </w:r>
      <w:del w:id="26" w:author="Antonio Avila" w:date="2019-12-11T22:34:00Z">
        <w:r w:rsidR="00CF2C9A" w:rsidDel="00D64394">
          <w:rPr>
            <w:rFonts w:asciiTheme="majorBidi" w:hAnsiTheme="majorBidi" w:cstheme="majorBidi"/>
          </w:rPr>
          <w:delText>In recent years a few</w:delText>
        </w:r>
      </w:del>
      <w:ins w:id="27" w:author="Antonio Avila" w:date="2019-12-11T22:34:00Z">
        <w:r w:rsidR="00D64394">
          <w:rPr>
            <w:rFonts w:asciiTheme="majorBidi" w:hAnsiTheme="majorBidi" w:cstheme="majorBidi"/>
          </w:rPr>
          <w:t>Recently,</w:t>
        </w:r>
      </w:ins>
      <w:r w:rsidR="00CF2C9A">
        <w:rPr>
          <w:rFonts w:asciiTheme="majorBidi" w:hAnsiTheme="majorBidi" w:cstheme="majorBidi"/>
        </w:rPr>
        <w:t xml:space="preserve"> studies have been conducted </w:t>
      </w:r>
      <w:r w:rsidR="00575022">
        <w:rPr>
          <w:rFonts w:asciiTheme="majorBidi" w:hAnsiTheme="majorBidi" w:cstheme="majorBidi"/>
        </w:rPr>
        <w:t>using the power of aggregated public Twitter activity to predict stocks</w:t>
      </w:r>
      <w:r w:rsidR="009E48B9">
        <w:rPr>
          <w:rFonts w:asciiTheme="majorBidi" w:hAnsiTheme="majorBidi" w:cstheme="majorBidi"/>
        </w:rPr>
        <w:t>'</w:t>
      </w:r>
      <w:r w:rsidR="00575022">
        <w:rPr>
          <w:rFonts w:asciiTheme="majorBidi" w:hAnsiTheme="majorBidi" w:cstheme="majorBidi"/>
        </w:rPr>
        <w:t xml:space="preserve"> volatility and performance. </w:t>
      </w:r>
      <w:r w:rsidR="00E10EB0">
        <w:rPr>
          <w:rFonts w:asciiTheme="majorBidi" w:hAnsiTheme="majorBidi" w:cstheme="majorBidi"/>
        </w:rPr>
        <w:t xml:space="preserve">By </w:t>
      </w:r>
      <w:commentRangeStart w:id="28"/>
      <w:r w:rsidR="00E10EB0">
        <w:rPr>
          <w:rFonts w:asciiTheme="majorBidi" w:hAnsiTheme="majorBidi" w:cstheme="majorBidi"/>
        </w:rPr>
        <w:t xml:space="preserve">analyzing sentiment </w:t>
      </w:r>
      <w:commentRangeEnd w:id="28"/>
      <w:r w:rsidR="00D64394">
        <w:rPr>
          <w:rStyle w:val="CommentReference"/>
        </w:rPr>
        <w:commentReference w:id="28"/>
      </w:r>
      <w:r w:rsidR="00E10EB0">
        <w:rPr>
          <w:rFonts w:asciiTheme="majorBidi" w:hAnsiTheme="majorBidi" w:cstheme="majorBidi"/>
        </w:rPr>
        <w:t xml:space="preserve">to determine public mood from </w:t>
      </w:r>
      <w:r w:rsidR="00B92115">
        <w:rPr>
          <w:rFonts w:asciiTheme="majorBidi" w:hAnsiTheme="majorBidi" w:cstheme="majorBidi"/>
        </w:rPr>
        <w:t>millions of Tweets</w:t>
      </w:r>
      <w:r w:rsidR="00E10EB0">
        <w:rPr>
          <w:rFonts w:asciiTheme="majorBidi" w:hAnsiTheme="majorBidi" w:cstheme="majorBidi"/>
        </w:rPr>
        <w:t xml:space="preserve">, </w:t>
      </w:r>
      <w:commentRangeStart w:id="29"/>
      <w:r w:rsidR="00E10EB0">
        <w:rPr>
          <w:rFonts w:asciiTheme="majorBidi" w:hAnsiTheme="majorBidi" w:cstheme="majorBidi"/>
        </w:rPr>
        <w:t xml:space="preserve">scholars </w:t>
      </w:r>
      <w:commentRangeEnd w:id="29"/>
      <w:r w:rsidR="00D64394">
        <w:rPr>
          <w:rStyle w:val="CommentReference"/>
        </w:rPr>
        <w:commentReference w:id="29"/>
      </w:r>
      <w:r w:rsidR="00E10EB0">
        <w:rPr>
          <w:rFonts w:asciiTheme="majorBidi" w:hAnsiTheme="majorBidi" w:cstheme="majorBidi"/>
        </w:rPr>
        <w:t xml:space="preserve">were able to predict the closing price of the DOW JONES index with an accuracy of 87.6% </w:t>
      </w:r>
      <w:sdt>
        <w:sdtPr>
          <w:rPr>
            <w:rFonts w:asciiTheme="majorBidi" w:hAnsiTheme="majorBidi" w:cstheme="majorBidi"/>
          </w:rPr>
          <w:id w:val="575715197"/>
          <w:citation/>
        </w:sdtPr>
        <w:sdtEndPr/>
        <w:sdtContent>
          <w:r w:rsidR="006729F9">
            <w:rPr>
              <w:rFonts w:asciiTheme="majorBidi" w:hAnsiTheme="majorBidi" w:cstheme="majorBidi"/>
            </w:rPr>
            <w:fldChar w:fldCharType="begin"/>
          </w:r>
          <w:r w:rsidR="006729F9">
            <w:rPr>
              <w:rFonts w:asciiTheme="majorBidi" w:hAnsiTheme="majorBidi" w:cstheme="majorBidi"/>
            </w:rPr>
            <w:instrText xml:space="preserve"> CITATION Bol11 \l 1033 </w:instrText>
          </w:r>
          <w:r w:rsidR="006729F9">
            <w:rPr>
              <w:rFonts w:asciiTheme="majorBidi" w:hAnsiTheme="majorBidi" w:cstheme="majorBidi"/>
            </w:rPr>
            <w:fldChar w:fldCharType="separate"/>
          </w:r>
          <w:r w:rsidR="006729F9" w:rsidRPr="006729F9">
            <w:rPr>
              <w:rFonts w:asciiTheme="majorBidi" w:hAnsiTheme="majorBidi" w:cstheme="majorBidi"/>
              <w:noProof/>
            </w:rPr>
            <w:t>(Bollen, Mao, &amp; Zeng, 2011)</w:t>
          </w:r>
          <w:r w:rsidR="006729F9">
            <w:rPr>
              <w:rFonts w:asciiTheme="majorBidi" w:hAnsiTheme="majorBidi" w:cstheme="majorBidi"/>
            </w:rPr>
            <w:fldChar w:fldCharType="end"/>
          </w:r>
        </w:sdtContent>
      </w:sdt>
      <w:r w:rsidR="006729F9">
        <w:rPr>
          <w:rFonts w:asciiTheme="majorBidi" w:hAnsiTheme="majorBidi" w:cstheme="majorBidi"/>
        </w:rPr>
        <w:t>.</w:t>
      </w:r>
      <w:r w:rsidR="00B8520C">
        <w:rPr>
          <w:rFonts w:asciiTheme="majorBidi" w:hAnsiTheme="majorBidi" w:cstheme="majorBidi"/>
        </w:rPr>
        <w:t xml:space="preserve"> Other researchers were able to correlate </w:t>
      </w:r>
      <w:r w:rsidR="001618C3" w:rsidRPr="001618C3">
        <w:rPr>
          <w:rFonts w:asciiTheme="majorBidi" w:hAnsiTheme="majorBidi" w:cstheme="majorBidi"/>
        </w:rPr>
        <w:t>between stock-market</w:t>
      </w:r>
      <w:r w:rsidR="001618C3">
        <w:rPr>
          <w:rFonts w:asciiTheme="majorBidi" w:hAnsiTheme="majorBidi" w:cstheme="majorBidi"/>
        </w:rPr>
        <w:t xml:space="preserve"> </w:t>
      </w:r>
      <w:r w:rsidR="001618C3" w:rsidRPr="001618C3">
        <w:rPr>
          <w:rFonts w:asciiTheme="majorBidi" w:hAnsiTheme="majorBidi" w:cstheme="majorBidi"/>
        </w:rPr>
        <w:t>events for</w:t>
      </w:r>
      <w:r w:rsidR="001618C3">
        <w:rPr>
          <w:rFonts w:asciiTheme="majorBidi" w:hAnsiTheme="majorBidi" w:cstheme="majorBidi"/>
        </w:rPr>
        <w:t xml:space="preserve"> specific</w:t>
      </w:r>
      <w:r w:rsidR="001618C3" w:rsidRPr="001618C3">
        <w:rPr>
          <w:rFonts w:asciiTheme="majorBidi" w:hAnsiTheme="majorBidi" w:cstheme="majorBidi"/>
        </w:rPr>
        <w:t xml:space="preserve"> companies and features extracted from </w:t>
      </w:r>
      <w:r w:rsidR="001618C3">
        <w:rPr>
          <w:rFonts w:asciiTheme="majorBidi" w:hAnsiTheme="majorBidi" w:cstheme="majorBidi"/>
        </w:rPr>
        <w:t xml:space="preserve">Twitter </w:t>
      </w:r>
      <w:r w:rsidR="001618C3" w:rsidRPr="001618C3">
        <w:rPr>
          <w:rFonts w:asciiTheme="majorBidi" w:hAnsiTheme="majorBidi" w:cstheme="majorBidi"/>
        </w:rPr>
        <w:t>messages</w:t>
      </w:r>
      <w:r w:rsidR="001618C3">
        <w:rPr>
          <w:rFonts w:asciiTheme="majorBidi" w:hAnsiTheme="majorBidi" w:cstheme="majorBidi"/>
        </w:rPr>
        <w:t xml:space="preserve"> about these companies </w:t>
      </w:r>
      <w:sdt>
        <w:sdtPr>
          <w:rPr>
            <w:rFonts w:asciiTheme="majorBidi" w:hAnsiTheme="majorBidi" w:cstheme="majorBidi"/>
          </w:rPr>
          <w:id w:val="-1991626673"/>
          <w:citation/>
        </w:sdtPr>
        <w:sdtEndPr/>
        <w:sdtContent>
          <w:r w:rsidR="001618C3">
            <w:rPr>
              <w:rFonts w:asciiTheme="majorBidi" w:hAnsiTheme="majorBidi" w:cstheme="majorBidi"/>
            </w:rPr>
            <w:fldChar w:fldCharType="begin"/>
          </w:r>
          <w:r w:rsidR="001618C3">
            <w:rPr>
              <w:rFonts w:asciiTheme="majorBidi" w:hAnsiTheme="majorBidi" w:cstheme="majorBidi"/>
            </w:rPr>
            <w:instrText xml:space="preserve"> CITATION Rui12 \l 1033 </w:instrText>
          </w:r>
          <w:r w:rsidR="001618C3">
            <w:rPr>
              <w:rFonts w:asciiTheme="majorBidi" w:hAnsiTheme="majorBidi" w:cstheme="majorBidi"/>
            </w:rPr>
            <w:fldChar w:fldCharType="separate"/>
          </w:r>
          <w:r w:rsidR="001618C3" w:rsidRPr="001618C3">
            <w:rPr>
              <w:rFonts w:asciiTheme="majorBidi" w:hAnsiTheme="majorBidi" w:cstheme="majorBidi"/>
              <w:noProof/>
            </w:rPr>
            <w:t>(Ruiz, Hristidis, Castillo, Gionis, &amp; Jaimes, 2012)</w:t>
          </w:r>
          <w:r w:rsidR="001618C3">
            <w:rPr>
              <w:rFonts w:asciiTheme="majorBidi" w:hAnsiTheme="majorBidi" w:cstheme="majorBidi"/>
            </w:rPr>
            <w:fldChar w:fldCharType="end"/>
          </w:r>
        </w:sdtContent>
      </w:sdt>
      <w:r w:rsidR="001618C3">
        <w:rPr>
          <w:rFonts w:asciiTheme="majorBidi" w:hAnsiTheme="majorBidi" w:cstheme="majorBidi"/>
        </w:rPr>
        <w:t>.</w:t>
      </w:r>
    </w:p>
    <w:p w14:paraId="0DE722DF" w14:textId="573CEDB1" w:rsidR="002B2507" w:rsidRPr="002B2507" w:rsidRDefault="00D64394" w:rsidP="002B2507">
      <w:pPr>
        <w:bidi w:val="0"/>
        <w:spacing w:line="360" w:lineRule="auto"/>
        <w:ind w:firstLine="720"/>
        <w:jc w:val="both"/>
        <w:rPr>
          <w:rFonts w:asciiTheme="majorBidi" w:hAnsiTheme="majorBidi" w:cstheme="majorBidi"/>
        </w:rPr>
      </w:pPr>
      <w:ins w:id="30" w:author="Antonio Avila" w:date="2019-12-11T22:37:00Z">
        <w:r>
          <w:rPr>
            <w:rFonts w:asciiTheme="majorBidi" w:hAnsiTheme="majorBidi" w:cstheme="majorBidi"/>
          </w:rPr>
          <w:t>Furthermore</w:t>
        </w:r>
      </w:ins>
      <w:del w:id="31" w:author="Antonio Avila" w:date="2019-12-11T22:37:00Z">
        <w:r w:rsidR="00A66BCD" w:rsidDel="00D64394">
          <w:rPr>
            <w:rFonts w:asciiTheme="majorBidi" w:hAnsiTheme="majorBidi" w:cstheme="majorBidi"/>
          </w:rPr>
          <w:delText>In addition to all of that</w:delText>
        </w:r>
      </w:del>
      <w:r w:rsidR="00A66BCD">
        <w:rPr>
          <w:rFonts w:asciiTheme="majorBidi" w:hAnsiTheme="majorBidi" w:cstheme="majorBidi"/>
        </w:rPr>
        <w:t>, big financial corporations are al</w:t>
      </w:r>
      <w:r w:rsidR="00B92115">
        <w:rPr>
          <w:rFonts w:asciiTheme="majorBidi" w:hAnsiTheme="majorBidi" w:cstheme="majorBidi"/>
        </w:rPr>
        <w:t>ready</w:t>
      </w:r>
      <w:r w:rsidR="00A66BCD">
        <w:rPr>
          <w:rFonts w:asciiTheme="majorBidi" w:hAnsiTheme="majorBidi" w:cstheme="majorBidi"/>
        </w:rPr>
        <w:t xml:space="preserve"> using </w:t>
      </w:r>
      <w:del w:id="32" w:author="Antonio Avila" w:date="2019-12-11T22:37:00Z">
        <w:r w:rsidR="00A66BCD" w:rsidDel="00D64394">
          <w:rPr>
            <w:rFonts w:asciiTheme="majorBidi" w:hAnsiTheme="majorBidi" w:cstheme="majorBidi"/>
          </w:rPr>
          <w:delText xml:space="preserve">the power of </w:delText>
        </w:r>
      </w:del>
      <w:r w:rsidR="00A66BCD">
        <w:rPr>
          <w:rFonts w:asciiTheme="majorBidi" w:hAnsiTheme="majorBidi" w:cstheme="majorBidi"/>
        </w:rPr>
        <w:t xml:space="preserve">Twitter data </w:t>
      </w:r>
      <w:del w:id="33" w:author="Antonio Avila" w:date="2019-12-11T22:37:00Z">
        <w:r w:rsidR="00A66BCD" w:rsidDel="00D64394">
          <w:rPr>
            <w:rFonts w:asciiTheme="majorBidi" w:hAnsiTheme="majorBidi" w:cstheme="majorBidi"/>
          </w:rPr>
          <w:delText xml:space="preserve">for improving </w:delText>
        </w:r>
      </w:del>
      <w:ins w:id="34" w:author="Antonio Avila" w:date="2019-12-11T22:37:00Z">
        <w:r>
          <w:rPr>
            <w:rFonts w:asciiTheme="majorBidi" w:hAnsiTheme="majorBidi" w:cstheme="majorBidi"/>
          </w:rPr>
          <w:t xml:space="preserve">to improve </w:t>
        </w:r>
      </w:ins>
      <w:r w:rsidR="00A66BCD">
        <w:rPr>
          <w:rFonts w:asciiTheme="majorBidi" w:hAnsiTheme="majorBidi" w:cstheme="majorBidi"/>
        </w:rPr>
        <w:t xml:space="preserve">their ability to spot opportunities and challenges. In September 2019, both JPMorgan and Citibank revealed that their research teams are analyzing Donald Trump's Tweets </w:t>
      </w:r>
      <w:del w:id="35" w:author="Antonio Avila" w:date="2019-12-11T22:38:00Z">
        <w:r w:rsidR="00A66BCD" w:rsidDel="00D64394">
          <w:rPr>
            <w:rFonts w:asciiTheme="majorBidi" w:hAnsiTheme="majorBidi" w:cstheme="majorBidi"/>
          </w:rPr>
          <w:delText>with the goal of getting</w:delText>
        </w:r>
      </w:del>
      <w:ins w:id="36" w:author="Antonio Avila" w:date="2019-12-11T22:38:00Z">
        <w:r>
          <w:rPr>
            <w:rFonts w:asciiTheme="majorBidi" w:hAnsiTheme="majorBidi" w:cstheme="majorBidi"/>
          </w:rPr>
          <w:t>to get</w:t>
        </w:r>
      </w:ins>
      <w:r w:rsidR="00A66BCD">
        <w:rPr>
          <w:rFonts w:asciiTheme="majorBidi" w:hAnsiTheme="majorBidi" w:cstheme="majorBidi"/>
        </w:rPr>
        <w:t xml:space="preserve"> meaningful insights </w:t>
      </w:r>
      <w:sdt>
        <w:sdtPr>
          <w:rPr>
            <w:rFonts w:asciiTheme="majorBidi" w:hAnsiTheme="majorBidi" w:cstheme="majorBidi"/>
          </w:rPr>
          <w:id w:val="-845007634"/>
          <w:citation/>
        </w:sdtPr>
        <w:sdtEndPr/>
        <w:sdtContent>
          <w:r w:rsidR="00A66BCD">
            <w:rPr>
              <w:rFonts w:asciiTheme="majorBidi" w:hAnsiTheme="majorBidi" w:cstheme="majorBidi"/>
            </w:rPr>
            <w:fldChar w:fldCharType="begin"/>
          </w:r>
          <w:r w:rsidR="00A66BCD">
            <w:rPr>
              <w:rFonts w:asciiTheme="majorBidi" w:hAnsiTheme="majorBidi" w:cstheme="majorBidi"/>
            </w:rPr>
            <w:instrText xml:space="preserve"> CITATION Tra19 \l 1033 </w:instrText>
          </w:r>
          <w:r w:rsidR="00A66BCD">
            <w:rPr>
              <w:rFonts w:asciiTheme="majorBidi" w:hAnsiTheme="majorBidi" w:cstheme="majorBidi"/>
            </w:rPr>
            <w:fldChar w:fldCharType="separate"/>
          </w:r>
          <w:r w:rsidR="00A66BCD" w:rsidRPr="00A66BCD">
            <w:rPr>
              <w:rFonts w:asciiTheme="majorBidi" w:hAnsiTheme="majorBidi" w:cstheme="majorBidi"/>
              <w:noProof/>
            </w:rPr>
            <w:t>(Alloway, 2019)</w:t>
          </w:r>
          <w:r w:rsidR="00A66BCD">
            <w:rPr>
              <w:rFonts w:asciiTheme="majorBidi" w:hAnsiTheme="majorBidi" w:cstheme="majorBidi"/>
            </w:rPr>
            <w:fldChar w:fldCharType="end"/>
          </w:r>
        </w:sdtContent>
      </w:sdt>
      <w:r w:rsidR="00A66BCD">
        <w:rPr>
          <w:rFonts w:asciiTheme="majorBidi" w:hAnsiTheme="majorBidi" w:cstheme="majorBidi"/>
        </w:rPr>
        <w:t>. JPMorgan have even revealed that they have created a financial index called "</w:t>
      </w:r>
      <w:r w:rsidR="00A66BCD" w:rsidRPr="0064137A">
        <w:rPr>
          <w:rFonts w:asciiTheme="majorBidi" w:hAnsiTheme="majorBidi" w:cstheme="majorBidi"/>
          <w:lang w:val="en-GB"/>
          <w:rPrChange w:id="37" w:author="Antonio Avila" w:date="2019-12-11T17:30:00Z">
            <w:rPr>
              <w:rFonts w:asciiTheme="majorBidi" w:hAnsiTheme="majorBidi" w:cstheme="majorBidi"/>
            </w:rPr>
          </w:rPrChange>
        </w:rPr>
        <w:t>Volfefe</w:t>
      </w:r>
      <w:r w:rsidR="00A66BCD">
        <w:rPr>
          <w:rFonts w:asciiTheme="majorBidi" w:hAnsiTheme="majorBidi" w:cstheme="majorBidi"/>
        </w:rPr>
        <w:t xml:space="preserve">" </w:t>
      </w:r>
      <w:r w:rsidR="00C506F2">
        <w:rPr>
          <w:rFonts w:asciiTheme="majorBidi" w:hAnsiTheme="majorBidi" w:cstheme="majorBidi"/>
        </w:rPr>
        <w:t xml:space="preserve">based on Trump's Tweets and U.S treasury notes yields. </w:t>
      </w:r>
      <w:commentRangeStart w:id="38"/>
      <w:r w:rsidR="00C506F2">
        <w:rPr>
          <w:rFonts w:asciiTheme="majorBidi" w:hAnsiTheme="majorBidi" w:cstheme="majorBidi"/>
        </w:rPr>
        <w:t xml:space="preserve">The index was named after Trump's </w:t>
      </w:r>
      <w:r w:rsidR="00C506F2" w:rsidRPr="00C506F2">
        <w:rPr>
          <w:rFonts w:asciiTheme="majorBidi" w:hAnsiTheme="majorBidi" w:cstheme="majorBidi"/>
        </w:rPr>
        <w:t>mysterious</w:t>
      </w:r>
      <w:r w:rsidR="00C506F2">
        <w:rPr>
          <w:rFonts w:asciiTheme="majorBidi" w:hAnsiTheme="majorBidi" w:cstheme="majorBidi"/>
        </w:rPr>
        <w:t xml:space="preserve"> "Covfefe" tweet from May 2017 that drew much attention and caused tension among many until it was later discovered to be a mere typing error by the American president.</w:t>
      </w:r>
      <w:commentRangeEnd w:id="38"/>
      <w:r>
        <w:rPr>
          <w:rStyle w:val="CommentReference"/>
        </w:rPr>
        <w:commentReference w:id="38"/>
      </w:r>
    </w:p>
    <w:p w14:paraId="44C059A8" w14:textId="3138B3AA" w:rsidR="000B1BCC" w:rsidRPr="003D4CCE" w:rsidRDefault="000B1BCC" w:rsidP="003D4CCE">
      <w:pPr>
        <w:pStyle w:val="ListParagraph"/>
        <w:numPr>
          <w:ilvl w:val="0"/>
          <w:numId w:val="1"/>
        </w:numPr>
        <w:bidi w:val="0"/>
        <w:spacing w:line="360" w:lineRule="auto"/>
        <w:jc w:val="both"/>
        <w:rPr>
          <w:rFonts w:asciiTheme="majorBidi" w:hAnsiTheme="majorBidi" w:cstheme="majorBidi"/>
          <w:b/>
          <w:bCs/>
        </w:rPr>
      </w:pPr>
      <w:r w:rsidRPr="003D4CCE">
        <w:rPr>
          <w:rFonts w:asciiTheme="majorBidi" w:hAnsiTheme="majorBidi" w:cstheme="majorBidi"/>
          <w:b/>
          <w:bCs/>
        </w:rPr>
        <w:t>Research Question</w:t>
      </w:r>
    </w:p>
    <w:p w14:paraId="68878F96" w14:textId="238166A9" w:rsidR="003D4CCE" w:rsidRPr="002B2507" w:rsidRDefault="000B1BCC" w:rsidP="002B2507">
      <w:pPr>
        <w:bidi w:val="0"/>
        <w:spacing w:line="360" w:lineRule="auto"/>
        <w:jc w:val="both"/>
        <w:rPr>
          <w:rFonts w:asciiTheme="majorBidi" w:hAnsiTheme="majorBidi" w:cstheme="majorBidi"/>
        </w:rPr>
      </w:pPr>
      <w:r>
        <w:rPr>
          <w:rFonts w:asciiTheme="majorBidi" w:hAnsiTheme="majorBidi" w:cstheme="majorBidi"/>
        </w:rPr>
        <w:t xml:space="preserve">The research question I intend to answer in this research is how Donald Trump's </w:t>
      </w:r>
      <w:commentRangeStart w:id="39"/>
      <w:r>
        <w:rPr>
          <w:rFonts w:asciiTheme="majorBidi" w:hAnsiTheme="majorBidi" w:cstheme="majorBidi"/>
        </w:rPr>
        <w:t xml:space="preserve">Tweeter </w:t>
      </w:r>
      <w:commentRangeEnd w:id="39"/>
      <w:r w:rsidR="0067281F">
        <w:rPr>
          <w:rStyle w:val="CommentReference"/>
        </w:rPr>
        <w:commentReference w:id="39"/>
      </w:r>
      <w:r>
        <w:rPr>
          <w:rFonts w:asciiTheme="majorBidi" w:hAnsiTheme="majorBidi" w:cstheme="majorBidi"/>
        </w:rPr>
        <w:t xml:space="preserve">activity affects financial markets volatility. This question is descriptive in its nature and I </w:t>
      </w:r>
      <w:del w:id="40" w:author="Antonio Avila" w:date="2019-12-11T17:41:00Z">
        <w:r w:rsidDel="0067281F">
          <w:rPr>
            <w:rFonts w:asciiTheme="majorBidi" w:hAnsiTheme="majorBidi" w:cstheme="majorBidi"/>
          </w:rPr>
          <w:delText>am hoping</w:delText>
        </w:r>
      </w:del>
      <w:ins w:id="41" w:author="Antonio Avila" w:date="2019-12-11T17:41:00Z">
        <w:r w:rsidR="0067281F">
          <w:rPr>
            <w:rFonts w:asciiTheme="majorBidi" w:hAnsiTheme="majorBidi" w:cstheme="majorBidi"/>
          </w:rPr>
          <w:t>hope</w:t>
        </w:r>
      </w:ins>
      <w:r>
        <w:rPr>
          <w:rFonts w:asciiTheme="majorBidi" w:hAnsiTheme="majorBidi" w:cstheme="majorBidi"/>
        </w:rPr>
        <w:t xml:space="preserve"> to find both the specific mechanisms through which Trump's Tweets influence financial markets and the overall effect of these Tweets on stock market volatility.</w:t>
      </w:r>
      <w:r w:rsidR="00B46914">
        <w:rPr>
          <w:rFonts w:asciiTheme="majorBidi" w:hAnsiTheme="majorBidi" w:cstheme="majorBidi"/>
        </w:rPr>
        <w:t xml:space="preserve"> </w:t>
      </w:r>
      <w:r w:rsidR="007F7520">
        <w:rPr>
          <w:rFonts w:asciiTheme="majorBidi" w:hAnsiTheme="majorBidi" w:cstheme="majorBidi"/>
        </w:rPr>
        <w:t>My</w:t>
      </w:r>
      <w:r w:rsidR="008F3A89">
        <w:rPr>
          <w:rFonts w:asciiTheme="majorBidi" w:hAnsiTheme="majorBidi" w:cstheme="majorBidi"/>
        </w:rPr>
        <w:t xml:space="preserve"> hypothesis is</w:t>
      </w:r>
      <w:r w:rsidR="00B46914">
        <w:rPr>
          <w:rFonts w:asciiTheme="majorBidi" w:hAnsiTheme="majorBidi" w:cstheme="majorBidi"/>
        </w:rPr>
        <w:t xml:space="preserve"> that the fact that the US president tweets</w:t>
      </w:r>
      <w:r w:rsidR="008F3A89">
        <w:rPr>
          <w:rFonts w:asciiTheme="majorBidi" w:hAnsiTheme="majorBidi" w:cstheme="majorBidi"/>
        </w:rPr>
        <w:t xml:space="preserve"> in large daily volumes,</w:t>
      </w:r>
      <w:r w:rsidR="00B46914">
        <w:rPr>
          <w:rFonts w:asciiTheme="majorBidi" w:hAnsiTheme="majorBidi" w:cstheme="majorBidi"/>
        </w:rPr>
        <w:t xml:space="preserve"> mostly by himself, with no censorship or filter</w:t>
      </w:r>
      <w:r w:rsidR="00470CCE">
        <w:rPr>
          <w:rFonts w:asciiTheme="majorBidi" w:hAnsiTheme="majorBidi" w:cstheme="majorBidi"/>
        </w:rPr>
        <w:t>,</w:t>
      </w:r>
      <w:r w:rsidR="007F7520">
        <w:rPr>
          <w:rFonts w:asciiTheme="majorBidi" w:hAnsiTheme="majorBidi" w:cstheme="majorBidi"/>
        </w:rPr>
        <w:t xml:space="preserve"> </w:t>
      </w:r>
      <w:r w:rsidR="00B46914">
        <w:rPr>
          <w:rFonts w:asciiTheme="majorBidi" w:hAnsiTheme="majorBidi" w:cstheme="majorBidi"/>
        </w:rPr>
        <w:t xml:space="preserve">changes the behavior of traders in financial markets </w:t>
      </w:r>
      <w:r w:rsidR="008F3A89">
        <w:rPr>
          <w:rFonts w:asciiTheme="majorBidi" w:hAnsiTheme="majorBidi" w:cstheme="majorBidi"/>
        </w:rPr>
        <w:t>since in that way they receive signals that change their factual knowledge or interpretation of the financial reality</w:t>
      </w:r>
      <w:r w:rsidR="00006866">
        <w:rPr>
          <w:rFonts w:asciiTheme="majorBidi" w:hAnsiTheme="majorBidi" w:cstheme="majorBidi"/>
        </w:rPr>
        <w:t xml:space="preserve"> </w:t>
      </w:r>
      <w:sdt>
        <w:sdtPr>
          <w:rPr>
            <w:rFonts w:asciiTheme="majorBidi" w:hAnsiTheme="majorBidi" w:cstheme="majorBidi"/>
          </w:rPr>
          <w:id w:val="-2135558458"/>
          <w:citation/>
        </w:sdtPr>
        <w:sdtEndPr/>
        <w:sdtContent>
          <w:r w:rsidR="00006866">
            <w:rPr>
              <w:rFonts w:asciiTheme="majorBidi" w:hAnsiTheme="majorBidi" w:cstheme="majorBidi"/>
            </w:rPr>
            <w:fldChar w:fldCharType="begin"/>
          </w:r>
          <w:r w:rsidR="00006866">
            <w:rPr>
              <w:rFonts w:asciiTheme="majorBidi" w:hAnsiTheme="majorBidi" w:cstheme="majorBidi"/>
            </w:rPr>
            <w:instrText xml:space="preserve"> CITATION Ric19 \l 1033 </w:instrText>
          </w:r>
          <w:r w:rsidR="00006866">
            <w:rPr>
              <w:rFonts w:asciiTheme="majorBidi" w:hAnsiTheme="majorBidi" w:cstheme="majorBidi"/>
            </w:rPr>
            <w:fldChar w:fldCharType="separate"/>
          </w:r>
          <w:r w:rsidR="00006866" w:rsidRPr="008F3A89">
            <w:rPr>
              <w:rFonts w:asciiTheme="majorBidi" w:hAnsiTheme="majorBidi" w:cstheme="majorBidi"/>
              <w:noProof/>
            </w:rPr>
            <w:t>(Harris, 2019)</w:t>
          </w:r>
          <w:r w:rsidR="00006866">
            <w:rPr>
              <w:rFonts w:asciiTheme="majorBidi" w:hAnsiTheme="majorBidi" w:cstheme="majorBidi"/>
            </w:rPr>
            <w:fldChar w:fldCharType="end"/>
          </w:r>
        </w:sdtContent>
      </w:sdt>
      <w:r w:rsidR="007F7520">
        <w:rPr>
          <w:rFonts w:asciiTheme="majorBidi" w:hAnsiTheme="majorBidi" w:cstheme="majorBidi"/>
        </w:rPr>
        <w:t>.</w:t>
      </w:r>
    </w:p>
    <w:p w14:paraId="53584DD6" w14:textId="5EC2AD6E" w:rsidR="003D4CCE" w:rsidRPr="003D4CCE" w:rsidRDefault="003D4CCE" w:rsidP="003D4CCE">
      <w:pPr>
        <w:pStyle w:val="ListParagraph"/>
        <w:numPr>
          <w:ilvl w:val="0"/>
          <w:numId w:val="1"/>
        </w:numPr>
        <w:bidi w:val="0"/>
        <w:spacing w:line="360" w:lineRule="auto"/>
        <w:jc w:val="both"/>
        <w:rPr>
          <w:rFonts w:asciiTheme="majorBidi" w:hAnsiTheme="majorBidi" w:cstheme="majorBidi"/>
          <w:b/>
          <w:bCs/>
        </w:rPr>
      </w:pPr>
      <w:r>
        <w:rPr>
          <w:rFonts w:asciiTheme="majorBidi" w:hAnsiTheme="majorBidi" w:cstheme="majorBidi"/>
          <w:b/>
          <w:bCs/>
        </w:rPr>
        <w:t>Data Collection Strategies</w:t>
      </w:r>
    </w:p>
    <w:p w14:paraId="06B47244" w14:textId="6FDAC982" w:rsidR="00366118" w:rsidRDefault="003D4CCE" w:rsidP="00B92115">
      <w:pPr>
        <w:bidi w:val="0"/>
        <w:spacing w:line="360" w:lineRule="auto"/>
        <w:jc w:val="both"/>
        <w:rPr>
          <w:rFonts w:asciiTheme="majorBidi" w:hAnsiTheme="majorBidi" w:cstheme="majorBidi"/>
        </w:rPr>
      </w:pPr>
      <w:bookmarkStart w:id="42" w:name="_Hlk26729161"/>
      <w:r>
        <w:rPr>
          <w:rFonts w:asciiTheme="majorBidi" w:hAnsiTheme="majorBidi" w:cstheme="majorBidi"/>
        </w:rPr>
        <w:t xml:space="preserve">The </w:t>
      </w:r>
      <w:r w:rsidR="00736C48">
        <w:rPr>
          <w:rFonts w:asciiTheme="majorBidi" w:hAnsiTheme="majorBidi" w:cstheme="majorBidi"/>
        </w:rPr>
        <w:t xml:space="preserve">main source of data I am planning to use in this research is a public open data set provided by the Harvard Dataverse repository </w:t>
      </w:r>
      <w:sdt>
        <w:sdtPr>
          <w:rPr>
            <w:rFonts w:asciiTheme="majorBidi" w:hAnsiTheme="majorBidi" w:cstheme="majorBidi"/>
          </w:rPr>
          <w:id w:val="-1884784187"/>
          <w:citation/>
        </w:sdtPr>
        <w:sdtEndPr/>
        <w:sdtContent>
          <w:r w:rsidR="00736C48">
            <w:rPr>
              <w:rFonts w:asciiTheme="majorBidi" w:hAnsiTheme="majorBidi" w:cstheme="majorBidi"/>
            </w:rPr>
            <w:fldChar w:fldCharType="begin"/>
          </w:r>
          <w:r w:rsidR="00736C48">
            <w:rPr>
              <w:rFonts w:asciiTheme="majorBidi" w:hAnsiTheme="majorBidi" w:cstheme="majorBidi"/>
            </w:rPr>
            <w:instrText xml:space="preserve"> CITATION Jas19 \l 1033 </w:instrText>
          </w:r>
          <w:r w:rsidR="00736C48">
            <w:rPr>
              <w:rFonts w:asciiTheme="majorBidi" w:hAnsiTheme="majorBidi" w:cstheme="majorBidi"/>
            </w:rPr>
            <w:fldChar w:fldCharType="separate"/>
          </w:r>
          <w:r w:rsidR="00736C48" w:rsidRPr="00736C48">
            <w:rPr>
              <w:rFonts w:asciiTheme="majorBidi" w:hAnsiTheme="majorBidi" w:cstheme="majorBidi"/>
              <w:noProof/>
            </w:rPr>
            <w:t>(Baumgartner, 2019)</w:t>
          </w:r>
          <w:r w:rsidR="00736C48">
            <w:rPr>
              <w:rFonts w:asciiTheme="majorBidi" w:hAnsiTheme="majorBidi" w:cstheme="majorBidi"/>
            </w:rPr>
            <w:fldChar w:fldCharType="end"/>
          </w:r>
        </w:sdtContent>
      </w:sdt>
      <w:r w:rsidR="00736C48">
        <w:rPr>
          <w:rFonts w:asciiTheme="majorBidi" w:hAnsiTheme="majorBidi" w:cstheme="majorBidi"/>
        </w:rPr>
        <w:t>.</w:t>
      </w:r>
      <w:r w:rsidR="007270B4">
        <w:rPr>
          <w:rFonts w:asciiTheme="majorBidi" w:hAnsiTheme="majorBidi" w:cstheme="majorBidi"/>
        </w:rPr>
        <w:t xml:space="preserve"> This database </w:t>
      </w:r>
      <w:r w:rsidR="00366118" w:rsidRPr="00366118">
        <w:rPr>
          <w:rFonts w:asciiTheme="majorBidi" w:hAnsiTheme="majorBidi" w:cstheme="majorBidi"/>
        </w:rPr>
        <w:t>contains all known publicly available tweets for Donald J. Trump's (@real</w:t>
      </w:r>
      <w:ins w:id="43" w:author="Antonio Avila" w:date="2019-12-11T22:53:00Z">
        <w:r w:rsidR="00F974D7">
          <w:rPr>
            <w:rFonts w:asciiTheme="majorBidi" w:hAnsiTheme="majorBidi" w:cstheme="majorBidi"/>
          </w:rPr>
          <w:t>D</w:t>
        </w:r>
      </w:ins>
      <w:del w:id="44" w:author="Antonio Avila" w:date="2019-12-11T22:53:00Z">
        <w:r w:rsidR="00366118" w:rsidRPr="00366118" w:rsidDel="00F974D7">
          <w:rPr>
            <w:rFonts w:asciiTheme="majorBidi" w:hAnsiTheme="majorBidi" w:cstheme="majorBidi"/>
          </w:rPr>
          <w:delText>d</w:delText>
        </w:r>
      </w:del>
      <w:r w:rsidR="00366118" w:rsidRPr="00366118">
        <w:rPr>
          <w:rFonts w:asciiTheme="majorBidi" w:hAnsiTheme="majorBidi" w:cstheme="majorBidi"/>
        </w:rPr>
        <w:t>onald</w:t>
      </w:r>
      <w:ins w:id="45" w:author="Antonio Avila" w:date="2019-12-11T22:53:00Z">
        <w:r w:rsidR="00F974D7">
          <w:rPr>
            <w:rFonts w:asciiTheme="majorBidi" w:hAnsiTheme="majorBidi" w:cstheme="majorBidi"/>
          </w:rPr>
          <w:t>T</w:t>
        </w:r>
      </w:ins>
      <w:del w:id="46" w:author="Antonio Avila" w:date="2019-12-11T22:53:00Z">
        <w:r w:rsidR="00366118" w:rsidRPr="00366118" w:rsidDel="00F974D7">
          <w:rPr>
            <w:rFonts w:asciiTheme="majorBidi" w:hAnsiTheme="majorBidi" w:cstheme="majorBidi"/>
          </w:rPr>
          <w:delText>t</w:delText>
        </w:r>
      </w:del>
      <w:r w:rsidR="00366118" w:rsidRPr="00366118">
        <w:rPr>
          <w:rFonts w:asciiTheme="majorBidi" w:hAnsiTheme="majorBidi" w:cstheme="majorBidi"/>
        </w:rPr>
        <w:t>rump) Twitter account</w:t>
      </w:r>
      <w:r w:rsidR="00366118">
        <w:rPr>
          <w:rFonts w:asciiTheme="majorBidi" w:hAnsiTheme="majorBidi" w:cstheme="majorBidi"/>
        </w:rPr>
        <w:t xml:space="preserve"> from 2009 to July 2019. It was</w:t>
      </w:r>
      <w:r w:rsidR="00366118" w:rsidRPr="00366118">
        <w:rPr>
          <w:rFonts w:asciiTheme="majorBidi" w:hAnsiTheme="majorBidi" w:cstheme="majorBidi"/>
        </w:rPr>
        <w:t xml:space="preserve"> compiled from multiple sources including several online Github accounts that contained the status ids for previous tweets made by Donald Trump</w:t>
      </w:r>
      <w:commentRangeStart w:id="47"/>
      <w:r w:rsidR="00366118">
        <w:rPr>
          <w:rFonts w:asciiTheme="majorBidi" w:hAnsiTheme="majorBidi" w:cstheme="majorBidi"/>
        </w:rPr>
        <w:t>.</w:t>
      </w:r>
      <w:commentRangeEnd w:id="47"/>
      <w:r w:rsidR="0067281F">
        <w:rPr>
          <w:rStyle w:val="CommentReference"/>
        </w:rPr>
        <w:commentReference w:id="47"/>
      </w:r>
    </w:p>
    <w:bookmarkEnd w:id="42"/>
    <w:p w14:paraId="5C66409E" w14:textId="5316673F" w:rsidR="00B46914" w:rsidRPr="002B2507" w:rsidRDefault="00AA23B8" w:rsidP="002B2507">
      <w:pPr>
        <w:bidi w:val="0"/>
        <w:spacing w:line="360" w:lineRule="auto"/>
        <w:ind w:firstLine="720"/>
        <w:jc w:val="both"/>
        <w:rPr>
          <w:rFonts w:asciiTheme="majorBidi" w:hAnsiTheme="majorBidi" w:cstheme="majorBidi"/>
        </w:rPr>
      </w:pPr>
      <w:r>
        <w:rPr>
          <w:rFonts w:asciiTheme="majorBidi" w:hAnsiTheme="majorBidi" w:cstheme="majorBidi"/>
        </w:rPr>
        <w:t>Two other</w:t>
      </w:r>
      <w:r w:rsidR="00366118">
        <w:rPr>
          <w:rFonts w:asciiTheme="majorBidi" w:hAnsiTheme="majorBidi" w:cstheme="majorBidi"/>
        </w:rPr>
        <w:t xml:space="preserve"> source</w:t>
      </w:r>
      <w:r>
        <w:rPr>
          <w:rFonts w:asciiTheme="majorBidi" w:hAnsiTheme="majorBidi" w:cstheme="majorBidi"/>
        </w:rPr>
        <w:t>s</w:t>
      </w:r>
      <w:r w:rsidR="00366118">
        <w:rPr>
          <w:rFonts w:asciiTheme="majorBidi" w:hAnsiTheme="majorBidi" w:cstheme="majorBidi"/>
        </w:rPr>
        <w:t xml:space="preserve"> of data I will be using </w:t>
      </w:r>
      <w:r>
        <w:rPr>
          <w:rFonts w:asciiTheme="majorBidi" w:hAnsiTheme="majorBidi" w:cstheme="majorBidi"/>
        </w:rPr>
        <w:t>are</w:t>
      </w:r>
      <w:r w:rsidR="00366118">
        <w:rPr>
          <w:rFonts w:asciiTheme="majorBidi" w:hAnsiTheme="majorBidi" w:cstheme="majorBidi"/>
        </w:rPr>
        <w:t xml:space="preserve"> the Twitter REST API</w:t>
      </w:r>
      <w:r>
        <w:rPr>
          <w:rFonts w:asciiTheme="majorBidi" w:hAnsiTheme="majorBidi" w:cstheme="majorBidi"/>
        </w:rPr>
        <w:t xml:space="preserve"> and a financial data API</w:t>
      </w:r>
      <w:r w:rsidR="00366118">
        <w:rPr>
          <w:rFonts w:asciiTheme="majorBidi" w:hAnsiTheme="majorBidi" w:cstheme="majorBidi"/>
        </w:rPr>
        <w:t xml:space="preserve">. </w:t>
      </w:r>
      <w:r w:rsidR="00941BE5">
        <w:rPr>
          <w:rFonts w:asciiTheme="majorBidi" w:hAnsiTheme="majorBidi" w:cstheme="majorBidi"/>
        </w:rPr>
        <w:t xml:space="preserve">This </w:t>
      </w:r>
      <w:r w:rsidR="00366118">
        <w:rPr>
          <w:rFonts w:asciiTheme="majorBidi" w:hAnsiTheme="majorBidi" w:cstheme="majorBidi"/>
        </w:rPr>
        <w:t>Twitter</w:t>
      </w:r>
      <w:r w:rsidR="00941BE5">
        <w:rPr>
          <w:rFonts w:asciiTheme="majorBidi" w:hAnsiTheme="majorBidi" w:cstheme="majorBidi"/>
        </w:rPr>
        <w:t xml:space="preserve"> service</w:t>
      </w:r>
      <w:r w:rsidR="00366118">
        <w:rPr>
          <w:rFonts w:asciiTheme="majorBidi" w:hAnsiTheme="majorBidi" w:cstheme="majorBidi"/>
        </w:rPr>
        <w:t xml:space="preserve"> allows developers to set up an account to query historical Tweets with some limitations. This will be needed to compliment the Harvard data set I have mentioned above since it is limited to Tweets posted before July 2019.</w:t>
      </w:r>
      <w:r>
        <w:rPr>
          <w:rFonts w:asciiTheme="majorBidi" w:hAnsiTheme="majorBidi" w:cstheme="majorBidi"/>
        </w:rPr>
        <w:t xml:space="preserve"> With the financial data </w:t>
      </w:r>
      <w:r w:rsidR="00B92115">
        <w:rPr>
          <w:rFonts w:asciiTheme="majorBidi" w:hAnsiTheme="majorBidi" w:cstheme="majorBidi"/>
        </w:rPr>
        <w:t>API,</w:t>
      </w:r>
      <w:r>
        <w:rPr>
          <w:rFonts w:asciiTheme="majorBidi" w:hAnsiTheme="majorBidi" w:cstheme="majorBidi"/>
        </w:rPr>
        <w:t xml:space="preserve"> I am hoping to get all the prices of the VIX index throughout </w:t>
      </w:r>
      <w:r w:rsidR="00B92115">
        <w:rPr>
          <w:rFonts w:asciiTheme="majorBidi" w:hAnsiTheme="majorBidi" w:cstheme="majorBidi"/>
        </w:rPr>
        <w:t>all</w:t>
      </w:r>
      <w:r>
        <w:rPr>
          <w:rFonts w:asciiTheme="majorBidi" w:hAnsiTheme="majorBidi" w:cstheme="majorBidi"/>
        </w:rPr>
        <w:t xml:space="preserve"> the periods I am planning to inspect. Such services can be Yahoo! </w:t>
      </w:r>
      <w:r>
        <w:rPr>
          <w:rFonts w:asciiTheme="majorBidi" w:hAnsiTheme="majorBidi" w:cstheme="majorBidi"/>
        </w:rPr>
        <w:lastRenderedPageBreak/>
        <w:t xml:space="preserve">Finance API or Google finance </w:t>
      </w:r>
      <w:r w:rsidR="00B92115">
        <w:rPr>
          <w:rFonts w:asciiTheme="majorBidi" w:hAnsiTheme="majorBidi" w:cstheme="majorBidi"/>
        </w:rPr>
        <w:t>API,</w:t>
      </w:r>
      <w:r>
        <w:rPr>
          <w:rFonts w:asciiTheme="majorBidi" w:hAnsiTheme="majorBidi" w:cstheme="majorBidi"/>
        </w:rPr>
        <w:t xml:space="preserve"> and this will depend on their </w:t>
      </w:r>
      <w:ins w:id="48" w:author="Antonio Avila" w:date="2019-12-11T17:45:00Z">
        <w:r w:rsidR="0067281F">
          <w:rPr>
            <w:rFonts w:asciiTheme="majorBidi" w:hAnsiTheme="majorBidi" w:cstheme="majorBidi"/>
          </w:rPr>
          <w:t xml:space="preserve">data </w:t>
        </w:r>
      </w:ins>
      <w:r>
        <w:rPr>
          <w:rFonts w:asciiTheme="majorBidi" w:hAnsiTheme="majorBidi" w:cstheme="majorBidi"/>
        </w:rPr>
        <w:t>availability and completeness</w:t>
      </w:r>
      <w:del w:id="49" w:author="Antonio Avila" w:date="2019-12-11T17:45:00Z">
        <w:r w:rsidDel="0067281F">
          <w:rPr>
            <w:rFonts w:asciiTheme="majorBidi" w:hAnsiTheme="majorBidi" w:cstheme="majorBidi"/>
          </w:rPr>
          <w:delText xml:space="preserve"> of the data</w:delText>
        </w:r>
      </w:del>
      <w:r>
        <w:rPr>
          <w:rFonts w:asciiTheme="majorBidi" w:hAnsiTheme="majorBidi" w:cstheme="majorBidi"/>
        </w:rPr>
        <w:t>.</w:t>
      </w:r>
    </w:p>
    <w:p w14:paraId="6083BB3B" w14:textId="76F59C18" w:rsidR="00B46914" w:rsidRPr="00B46914" w:rsidRDefault="00B46914" w:rsidP="00B46914">
      <w:pPr>
        <w:pStyle w:val="ListParagraph"/>
        <w:numPr>
          <w:ilvl w:val="0"/>
          <w:numId w:val="1"/>
        </w:numPr>
        <w:bidi w:val="0"/>
        <w:spacing w:line="360" w:lineRule="auto"/>
        <w:jc w:val="both"/>
        <w:rPr>
          <w:rFonts w:asciiTheme="majorBidi" w:hAnsiTheme="majorBidi" w:cstheme="majorBidi"/>
          <w:b/>
          <w:bCs/>
        </w:rPr>
      </w:pPr>
      <w:r>
        <w:rPr>
          <w:rFonts w:asciiTheme="majorBidi" w:hAnsiTheme="majorBidi" w:cstheme="majorBidi"/>
          <w:b/>
          <w:bCs/>
        </w:rPr>
        <w:t>Data Analysis Strategies</w:t>
      </w:r>
    </w:p>
    <w:p w14:paraId="2EB557B6" w14:textId="4168BF8B" w:rsidR="00EA732C" w:rsidRDefault="00065484" w:rsidP="00387257">
      <w:pPr>
        <w:bidi w:val="0"/>
        <w:spacing w:line="360" w:lineRule="auto"/>
        <w:jc w:val="both"/>
        <w:rPr>
          <w:rFonts w:asciiTheme="majorBidi" w:hAnsiTheme="majorBidi" w:cstheme="majorBidi"/>
        </w:rPr>
      </w:pPr>
      <w:r>
        <w:rPr>
          <w:rFonts w:asciiTheme="majorBidi" w:hAnsiTheme="majorBidi" w:cstheme="majorBidi"/>
        </w:rPr>
        <w:t xml:space="preserve">Data analysis for this research </w:t>
      </w:r>
      <w:r w:rsidR="00FD7C0F">
        <w:rPr>
          <w:rFonts w:asciiTheme="majorBidi" w:hAnsiTheme="majorBidi" w:cstheme="majorBidi"/>
        </w:rPr>
        <w:t>consists of two main parts. The first part is the feature engineering of the data extracted from Trump's Tweets.</w:t>
      </w:r>
      <w:r w:rsidR="00D21199">
        <w:rPr>
          <w:rFonts w:asciiTheme="majorBidi" w:hAnsiTheme="majorBidi" w:cstheme="majorBidi"/>
        </w:rPr>
        <w:t xml:space="preserve"> </w:t>
      </w:r>
      <w:r w:rsidR="00EA732C">
        <w:rPr>
          <w:rFonts w:asciiTheme="majorBidi" w:hAnsiTheme="majorBidi" w:cstheme="majorBidi"/>
        </w:rPr>
        <w:t>Table</w:t>
      </w:r>
      <w:r w:rsidR="00B92115">
        <w:rPr>
          <w:rFonts w:asciiTheme="majorBidi" w:hAnsiTheme="majorBidi" w:cstheme="majorBidi"/>
        </w:rPr>
        <w:t>s</w:t>
      </w:r>
      <w:r w:rsidR="00EA732C">
        <w:rPr>
          <w:rFonts w:asciiTheme="majorBidi" w:hAnsiTheme="majorBidi" w:cstheme="majorBidi"/>
        </w:rPr>
        <w:t xml:space="preserve"> A</w:t>
      </w:r>
      <w:r w:rsidR="00B92115">
        <w:rPr>
          <w:rFonts w:asciiTheme="majorBidi" w:hAnsiTheme="majorBidi" w:cstheme="majorBidi"/>
        </w:rPr>
        <w:t xml:space="preserve"> and B </w:t>
      </w:r>
      <w:r w:rsidR="00387257">
        <w:rPr>
          <w:rFonts w:asciiTheme="majorBidi" w:hAnsiTheme="majorBidi" w:cstheme="majorBidi"/>
        </w:rPr>
        <w:t>(see Appendix)</w:t>
      </w:r>
      <w:r w:rsidR="00EA732C">
        <w:rPr>
          <w:rFonts w:asciiTheme="majorBidi" w:hAnsiTheme="majorBidi" w:cstheme="majorBidi"/>
        </w:rPr>
        <w:t xml:space="preserve"> </w:t>
      </w:r>
      <w:del w:id="50" w:author="Antonio Avila" w:date="2019-12-11T22:42:00Z">
        <w:r w:rsidR="00EA732C" w:rsidDel="00D64394">
          <w:rPr>
            <w:rFonts w:asciiTheme="majorBidi" w:hAnsiTheme="majorBidi" w:cstheme="majorBidi"/>
          </w:rPr>
          <w:delText>sum up</w:delText>
        </w:r>
      </w:del>
      <w:ins w:id="51" w:author="Antonio Avila" w:date="2019-12-11T22:42:00Z">
        <w:r w:rsidR="00D64394">
          <w:rPr>
            <w:rFonts w:asciiTheme="majorBidi" w:hAnsiTheme="majorBidi" w:cstheme="majorBidi"/>
          </w:rPr>
          <w:t>summarize</w:t>
        </w:r>
      </w:ins>
      <w:r w:rsidR="00EA732C">
        <w:rPr>
          <w:rFonts w:asciiTheme="majorBidi" w:hAnsiTheme="majorBidi" w:cstheme="majorBidi"/>
        </w:rPr>
        <w:t xml:space="preserve"> the features I am planning to build from the Twitter raw data</w:t>
      </w:r>
      <w:r w:rsidR="00B92115">
        <w:rPr>
          <w:rFonts w:asciiTheme="majorBidi" w:hAnsiTheme="majorBidi" w:cstheme="majorBidi"/>
        </w:rPr>
        <w:t xml:space="preserve"> and </w:t>
      </w:r>
      <w:r w:rsidR="00387257">
        <w:rPr>
          <w:rFonts w:asciiTheme="majorBidi" w:hAnsiTheme="majorBidi" w:cstheme="majorBidi"/>
        </w:rPr>
        <w:t>Yahoo! Finance's API service.</w:t>
      </w:r>
      <w:r w:rsidR="009E36C5">
        <w:rPr>
          <w:rFonts w:asciiTheme="majorBidi" w:hAnsiTheme="majorBidi" w:cstheme="majorBidi"/>
        </w:rPr>
        <w:t xml:space="preserve"> Some of the feature</w:t>
      </w:r>
      <w:r w:rsidR="0010080F">
        <w:rPr>
          <w:rFonts w:asciiTheme="majorBidi" w:hAnsiTheme="majorBidi" w:cstheme="majorBidi"/>
        </w:rPr>
        <w:t>s</w:t>
      </w:r>
      <w:r w:rsidR="009E36C5">
        <w:rPr>
          <w:rFonts w:asciiTheme="majorBidi" w:hAnsiTheme="majorBidi" w:cstheme="majorBidi"/>
        </w:rPr>
        <w:t xml:space="preserve"> </w:t>
      </w:r>
      <w:r w:rsidR="0077045F">
        <w:rPr>
          <w:rFonts w:asciiTheme="majorBidi" w:hAnsiTheme="majorBidi" w:cstheme="majorBidi"/>
        </w:rPr>
        <w:t xml:space="preserve">will not require </w:t>
      </w:r>
      <w:r w:rsidR="0010080F">
        <w:rPr>
          <w:rFonts w:asciiTheme="majorBidi" w:hAnsiTheme="majorBidi" w:cstheme="majorBidi"/>
        </w:rPr>
        <w:t xml:space="preserve">any adjusting and are ready for </w:t>
      </w:r>
      <w:r w:rsidR="002D0D02">
        <w:rPr>
          <w:rFonts w:asciiTheme="majorBidi" w:hAnsiTheme="majorBidi" w:cstheme="majorBidi"/>
        </w:rPr>
        <w:t>use</w:t>
      </w:r>
      <w:r w:rsidR="0010080F">
        <w:rPr>
          <w:rFonts w:asciiTheme="majorBidi" w:hAnsiTheme="majorBidi" w:cstheme="majorBidi"/>
        </w:rPr>
        <w:t xml:space="preserve"> in the model in their raw form. Other features will have </w:t>
      </w:r>
      <w:r w:rsidR="00176126">
        <w:rPr>
          <w:rFonts w:asciiTheme="majorBidi" w:hAnsiTheme="majorBidi" w:cstheme="majorBidi"/>
        </w:rPr>
        <w:t>to be manipulated and calculated from the raw Tweet</w:t>
      </w:r>
      <w:r w:rsidR="00F6351D">
        <w:rPr>
          <w:rFonts w:asciiTheme="majorBidi" w:hAnsiTheme="majorBidi" w:cstheme="majorBidi"/>
        </w:rPr>
        <w:t xml:space="preserve"> data.</w:t>
      </w:r>
    </w:p>
    <w:p w14:paraId="1C115BDC" w14:textId="552E6308" w:rsidR="006B3518" w:rsidRPr="002B2507" w:rsidRDefault="00CD7C77" w:rsidP="002B2507">
      <w:pPr>
        <w:bidi w:val="0"/>
        <w:spacing w:line="360" w:lineRule="auto"/>
        <w:ind w:firstLine="720"/>
        <w:jc w:val="both"/>
        <w:rPr>
          <w:rFonts w:asciiTheme="majorBidi" w:hAnsiTheme="majorBidi" w:cstheme="majorBidi"/>
        </w:rPr>
      </w:pPr>
      <w:r>
        <w:rPr>
          <w:rFonts w:asciiTheme="majorBidi" w:hAnsiTheme="majorBidi" w:cstheme="majorBidi"/>
        </w:rPr>
        <w:t xml:space="preserve">The second part of the data analysis is </w:t>
      </w:r>
      <w:r w:rsidR="00B45F98">
        <w:rPr>
          <w:rFonts w:asciiTheme="majorBidi" w:hAnsiTheme="majorBidi" w:cstheme="majorBidi"/>
        </w:rPr>
        <w:t xml:space="preserve">assessing the impact of each of the features on financial market volatility by building a prediction model. </w:t>
      </w:r>
      <w:r w:rsidR="00CD7857">
        <w:rPr>
          <w:rFonts w:asciiTheme="majorBidi" w:hAnsiTheme="majorBidi" w:cstheme="majorBidi"/>
        </w:rPr>
        <w:t xml:space="preserve">I </w:t>
      </w:r>
      <w:del w:id="52" w:author="Antonio Avila" w:date="2019-12-11T22:43:00Z">
        <w:r w:rsidR="00CD7857" w:rsidDel="00D64394">
          <w:rPr>
            <w:rFonts w:asciiTheme="majorBidi" w:hAnsiTheme="majorBidi" w:cstheme="majorBidi"/>
          </w:rPr>
          <w:delText xml:space="preserve">am </w:delText>
        </w:r>
      </w:del>
      <w:r w:rsidR="00CD7857">
        <w:rPr>
          <w:rFonts w:asciiTheme="majorBidi" w:hAnsiTheme="majorBidi" w:cstheme="majorBidi"/>
        </w:rPr>
        <w:t>plan</w:t>
      </w:r>
      <w:del w:id="53" w:author="Antonio Avila" w:date="2019-12-11T22:43:00Z">
        <w:r w:rsidR="00CD7857" w:rsidDel="00D64394">
          <w:rPr>
            <w:rFonts w:asciiTheme="majorBidi" w:hAnsiTheme="majorBidi" w:cstheme="majorBidi"/>
          </w:rPr>
          <w:delText>ning</w:delText>
        </w:r>
      </w:del>
      <w:r w:rsidR="00CD7857">
        <w:rPr>
          <w:rFonts w:asciiTheme="majorBidi" w:hAnsiTheme="majorBidi" w:cstheme="majorBidi"/>
        </w:rPr>
        <w:t xml:space="preserve"> to build a model </w:t>
      </w:r>
      <w:del w:id="54" w:author="Antonio Avila" w:date="2019-12-11T22:43:00Z">
        <w:r w:rsidR="00CD7857" w:rsidDel="00D64394">
          <w:rPr>
            <w:rFonts w:asciiTheme="majorBidi" w:hAnsiTheme="majorBidi" w:cstheme="majorBidi"/>
          </w:rPr>
          <w:delText xml:space="preserve">that will try </w:delText>
        </w:r>
      </w:del>
      <w:r w:rsidR="00CD7857">
        <w:rPr>
          <w:rFonts w:asciiTheme="majorBidi" w:hAnsiTheme="majorBidi" w:cstheme="majorBidi"/>
        </w:rPr>
        <w:t xml:space="preserve">to predict intra-day </w:t>
      </w:r>
      <w:r w:rsidR="002D0D02">
        <w:rPr>
          <w:rFonts w:asciiTheme="majorBidi" w:hAnsiTheme="majorBidi" w:cstheme="majorBidi"/>
        </w:rPr>
        <w:t xml:space="preserve">and daily </w:t>
      </w:r>
      <w:r w:rsidR="00CD7857">
        <w:rPr>
          <w:rFonts w:asciiTheme="majorBidi" w:hAnsiTheme="majorBidi" w:cstheme="majorBidi"/>
        </w:rPr>
        <w:t>changes in the VIX index. The VIX index</w:t>
      </w:r>
      <w:r w:rsidR="00235014">
        <w:rPr>
          <w:rFonts w:asciiTheme="majorBidi" w:hAnsiTheme="majorBidi" w:cstheme="majorBidi"/>
        </w:rPr>
        <w:t xml:space="preserve"> is a publicly traded financial index that measures the stock market's expectation of </w:t>
      </w:r>
      <w:r w:rsidR="00727D03">
        <w:rPr>
          <w:rFonts w:asciiTheme="majorBidi" w:hAnsiTheme="majorBidi" w:cstheme="majorBidi"/>
        </w:rPr>
        <w:t xml:space="preserve">volatility of the </w:t>
      </w:r>
      <w:r w:rsidR="00235014">
        <w:rPr>
          <w:rFonts w:asciiTheme="majorBidi" w:hAnsiTheme="majorBidi" w:cstheme="majorBidi"/>
        </w:rPr>
        <w:t>S&amp;P</w:t>
      </w:r>
      <w:r w:rsidR="00727D03">
        <w:rPr>
          <w:rFonts w:asciiTheme="majorBidi" w:hAnsiTheme="majorBidi" w:cstheme="majorBidi"/>
        </w:rPr>
        <w:t xml:space="preserve"> 500</w:t>
      </w:r>
      <w:r w:rsidR="002D0D02">
        <w:rPr>
          <w:rFonts w:asciiTheme="majorBidi" w:hAnsiTheme="majorBidi" w:cstheme="majorBidi"/>
        </w:rPr>
        <w:t xml:space="preserve"> index</w:t>
      </w:r>
      <w:r w:rsidR="00727D03">
        <w:rPr>
          <w:rFonts w:asciiTheme="majorBidi" w:hAnsiTheme="majorBidi" w:cstheme="majorBidi"/>
        </w:rPr>
        <w:t>.</w:t>
      </w:r>
      <w:r w:rsidR="00727D03">
        <w:rPr>
          <w:rStyle w:val="FootnoteReference"/>
          <w:rFonts w:asciiTheme="majorBidi" w:hAnsiTheme="majorBidi" w:cstheme="majorBidi"/>
        </w:rPr>
        <w:footnoteReference w:id="1"/>
      </w:r>
      <w:r w:rsidR="004B3104">
        <w:rPr>
          <w:rFonts w:asciiTheme="majorBidi" w:hAnsiTheme="majorBidi" w:cstheme="majorBidi"/>
        </w:rPr>
        <w:t xml:space="preserve"> It is also widely known as the "Fear" index because of its tendency to spike when markets are in distress.</w:t>
      </w:r>
      <w:r w:rsidR="0066638D">
        <w:rPr>
          <w:rFonts w:asciiTheme="majorBidi" w:hAnsiTheme="majorBidi" w:cstheme="majorBidi"/>
        </w:rPr>
        <w:t xml:space="preserve"> </w:t>
      </w:r>
      <w:r w:rsidR="00675355">
        <w:rPr>
          <w:rFonts w:asciiTheme="majorBidi" w:hAnsiTheme="majorBidi" w:cstheme="majorBidi"/>
        </w:rPr>
        <w:t xml:space="preserve">The idea was first proposed in 1989 as a hedging instrument to protect from increasing volatility </w:t>
      </w:r>
      <w:sdt>
        <w:sdtPr>
          <w:rPr>
            <w:rFonts w:asciiTheme="majorBidi" w:hAnsiTheme="majorBidi" w:cstheme="majorBidi"/>
          </w:rPr>
          <w:id w:val="-883180076"/>
          <w:citation/>
        </w:sdtPr>
        <w:sdtEndPr/>
        <w:sdtContent>
          <w:r w:rsidR="00675355">
            <w:rPr>
              <w:rFonts w:asciiTheme="majorBidi" w:hAnsiTheme="majorBidi" w:cstheme="majorBidi"/>
            </w:rPr>
            <w:fldChar w:fldCharType="begin"/>
          </w:r>
          <w:r w:rsidR="00675355">
            <w:rPr>
              <w:rFonts w:asciiTheme="majorBidi" w:hAnsiTheme="majorBidi" w:cstheme="majorBidi"/>
            </w:rPr>
            <w:instrText xml:space="preserve"> CITATION Bre89 \l 1033 </w:instrText>
          </w:r>
          <w:r w:rsidR="00675355">
            <w:rPr>
              <w:rFonts w:asciiTheme="majorBidi" w:hAnsiTheme="majorBidi" w:cstheme="majorBidi"/>
            </w:rPr>
            <w:fldChar w:fldCharType="separate"/>
          </w:r>
          <w:r w:rsidR="00675355" w:rsidRPr="00675355">
            <w:rPr>
              <w:rFonts w:asciiTheme="majorBidi" w:hAnsiTheme="majorBidi" w:cstheme="majorBidi"/>
              <w:noProof/>
            </w:rPr>
            <w:t>(Brenner &amp; Galai, 1989)</w:t>
          </w:r>
          <w:r w:rsidR="00675355">
            <w:rPr>
              <w:rFonts w:asciiTheme="majorBidi" w:hAnsiTheme="majorBidi" w:cstheme="majorBidi"/>
            </w:rPr>
            <w:fldChar w:fldCharType="end"/>
          </w:r>
        </w:sdtContent>
      </w:sdt>
      <w:r w:rsidR="00675355">
        <w:rPr>
          <w:rFonts w:asciiTheme="majorBidi" w:hAnsiTheme="majorBidi" w:cstheme="majorBidi"/>
        </w:rPr>
        <w:t xml:space="preserve">. </w:t>
      </w:r>
      <w:r w:rsidR="0066638D">
        <w:rPr>
          <w:rFonts w:asciiTheme="majorBidi" w:hAnsiTheme="majorBidi" w:cstheme="majorBidi"/>
        </w:rPr>
        <w:t>The VIX index would be a good proxy for estimating financial market volatility because it is in itself a measure of market volatility</w:t>
      </w:r>
      <w:commentRangeStart w:id="55"/>
      <w:r w:rsidR="0066638D">
        <w:rPr>
          <w:rFonts w:asciiTheme="majorBidi" w:hAnsiTheme="majorBidi" w:cstheme="majorBidi"/>
        </w:rPr>
        <w:t>.</w:t>
      </w:r>
      <w:commentRangeEnd w:id="55"/>
      <w:r w:rsidR="0067281F">
        <w:rPr>
          <w:rStyle w:val="CommentReference"/>
        </w:rPr>
        <w:commentReference w:id="55"/>
      </w:r>
      <w:r w:rsidR="00F136BE">
        <w:rPr>
          <w:rFonts w:asciiTheme="majorBidi" w:hAnsiTheme="majorBidi" w:cstheme="majorBidi"/>
        </w:rPr>
        <w:t xml:space="preserve"> The statistical methods I will be using for </w:t>
      </w:r>
      <w:commentRangeStart w:id="56"/>
      <w:r w:rsidR="00F136BE">
        <w:rPr>
          <w:rFonts w:asciiTheme="majorBidi" w:hAnsiTheme="majorBidi" w:cstheme="majorBidi"/>
        </w:rPr>
        <w:t xml:space="preserve">testing the hypothesis </w:t>
      </w:r>
      <w:commentRangeEnd w:id="56"/>
      <w:r w:rsidR="003509F3">
        <w:rPr>
          <w:rStyle w:val="CommentReference"/>
        </w:rPr>
        <w:commentReference w:id="56"/>
      </w:r>
      <w:r w:rsidR="00F136BE">
        <w:rPr>
          <w:rFonts w:asciiTheme="majorBidi" w:hAnsiTheme="majorBidi" w:cstheme="majorBidi"/>
        </w:rPr>
        <w:t>are the Granger Causality test</w:t>
      </w:r>
      <w:r w:rsidR="002D0D02">
        <w:rPr>
          <w:rFonts w:asciiTheme="majorBidi" w:hAnsiTheme="majorBidi" w:cstheme="majorBidi"/>
        </w:rPr>
        <w:t xml:space="preserve"> </w:t>
      </w:r>
      <w:sdt>
        <w:sdtPr>
          <w:rPr>
            <w:rFonts w:asciiTheme="majorBidi" w:hAnsiTheme="majorBidi" w:cstheme="majorBidi"/>
          </w:rPr>
          <w:id w:val="361713376"/>
          <w:citation/>
        </w:sdtPr>
        <w:sdtEndPr/>
        <w:sdtContent>
          <w:r w:rsidR="002D0D02">
            <w:rPr>
              <w:rFonts w:asciiTheme="majorBidi" w:hAnsiTheme="majorBidi" w:cstheme="majorBidi"/>
            </w:rPr>
            <w:fldChar w:fldCharType="begin"/>
          </w:r>
          <w:r w:rsidR="002D0D02">
            <w:rPr>
              <w:rFonts w:asciiTheme="majorBidi" w:hAnsiTheme="majorBidi" w:cstheme="majorBidi"/>
            </w:rPr>
            <w:instrText xml:space="preserve"> CITATION Gra69 \l 1033 </w:instrText>
          </w:r>
          <w:r w:rsidR="002D0D02">
            <w:rPr>
              <w:rFonts w:asciiTheme="majorBidi" w:hAnsiTheme="majorBidi" w:cstheme="majorBidi"/>
            </w:rPr>
            <w:fldChar w:fldCharType="separate"/>
          </w:r>
          <w:r w:rsidR="002D0D02" w:rsidRPr="002D0D02">
            <w:rPr>
              <w:rFonts w:asciiTheme="majorBidi" w:hAnsiTheme="majorBidi" w:cstheme="majorBidi"/>
              <w:noProof/>
            </w:rPr>
            <w:t>(Granger, 1969)</w:t>
          </w:r>
          <w:r w:rsidR="002D0D02">
            <w:rPr>
              <w:rFonts w:asciiTheme="majorBidi" w:hAnsiTheme="majorBidi" w:cstheme="majorBidi"/>
            </w:rPr>
            <w:fldChar w:fldCharType="end"/>
          </w:r>
        </w:sdtContent>
      </w:sdt>
      <w:r w:rsidR="00F136BE">
        <w:rPr>
          <w:rFonts w:asciiTheme="majorBidi" w:hAnsiTheme="majorBidi" w:cstheme="majorBidi"/>
        </w:rPr>
        <w:t xml:space="preserve"> </w:t>
      </w:r>
      <w:r w:rsidR="002D0D02">
        <w:rPr>
          <w:rFonts w:asciiTheme="majorBidi" w:hAnsiTheme="majorBidi" w:cstheme="majorBidi"/>
        </w:rPr>
        <w:t xml:space="preserve">and Vector </w:t>
      </w:r>
      <w:ins w:id="57" w:author="Antonio Avila" w:date="2019-12-11T22:44:00Z">
        <w:r w:rsidR="003509F3">
          <w:rPr>
            <w:rFonts w:asciiTheme="majorBidi" w:hAnsiTheme="majorBidi" w:cstheme="majorBidi"/>
          </w:rPr>
          <w:t>A</w:t>
        </w:r>
      </w:ins>
      <w:del w:id="58" w:author="Antonio Avila" w:date="2019-12-11T22:44:00Z">
        <w:r w:rsidR="002D0D02" w:rsidDel="003509F3">
          <w:rPr>
            <w:rFonts w:asciiTheme="majorBidi" w:hAnsiTheme="majorBidi" w:cstheme="majorBidi"/>
          </w:rPr>
          <w:delText>a</w:delText>
        </w:r>
      </w:del>
      <w:r w:rsidR="002D0D02">
        <w:rPr>
          <w:rFonts w:asciiTheme="majorBidi" w:hAnsiTheme="majorBidi" w:cstheme="majorBidi"/>
        </w:rPr>
        <w:t>utoregression</w:t>
      </w:r>
      <w:commentRangeStart w:id="59"/>
      <w:ins w:id="60" w:author="Antonio Avila" w:date="2019-12-11T22:45:00Z">
        <w:r w:rsidR="003509F3">
          <w:rPr>
            <w:rFonts w:asciiTheme="majorBidi" w:hAnsiTheme="majorBidi" w:cstheme="majorBidi"/>
          </w:rPr>
          <w:t xml:space="preserve"> </w:t>
        </w:r>
      </w:ins>
      <w:commentRangeEnd w:id="59"/>
      <w:ins w:id="61" w:author="Antonio Avila" w:date="2019-12-11T23:04:00Z">
        <w:r w:rsidR="00FC2271">
          <w:rPr>
            <w:rStyle w:val="CommentReference"/>
          </w:rPr>
          <w:commentReference w:id="59"/>
        </w:r>
      </w:ins>
      <w:ins w:id="63" w:author="Antonio Avila" w:date="2019-12-11T22:45:00Z">
        <w:r w:rsidR="003509F3">
          <w:rPr>
            <w:rFonts w:asciiTheme="majorBidi" w:hAnsiTheme="majorBidi" w:cstheme="majorBidi"/>
          </w:rPr>
          <w:t>Models</w:t>
        </w:r>
      </w:ins>
      <w:r w:rsidR="002D0D02">
        <w:rPr>
          <w:rFonts w:asciiTheme="majorBidi" w:hAnsiTheme="majorBidi" w:cstheme="majorBidi"/>
        </w:rPr>
        <w:t xml:space="preserve"> </w:t>
      </w:r>
      <w:sdt>
        <w:sdtPr>
          <w:rPr>
            <w:rFonts w:asciiTheme="majorBidi" w:hAnsiTheme="majorBidi" w:cstheme="majorBidi"/>
          </w:rPr>
          <w:id w:val="-1769068487"/>
          <w:citation/>
        </w:sdtPr>
        <w:sdtEndPr/>
        <w:sdtContent>
          <w:r w:rsidR="002D0D02">
            <w:rPr>
              <w:rFonts w:asciiTheme="majorBidi" w:hAnsiTheme="majorBidi" w:cstheme="majorBidi"/>
            </w:rPr>
            <w:fldChar w:fldCharType="begin"/>
          </w:r>
          <w:r w:rsidR="002D0D02">
            <w:rPr>
              <w:rFonts w:asciiTheme="majorBidi" w:hAnsiTheme="majorBidi" w:cstheme="majorBidi"/>
            </w:rPr>
            <w:instrText xml:space="preserve"> CITATION Phi95 \l 1033 </w:instrText>
          </w:r>
          <w:r w:rsidR="002D0D02">
            <w:rPr>
              <w:rFonts w:asciiTheme="majorBidi" w:hAnsiTheme="majorBidi" w:cstheme="majorBidi"/>
            </w:rPr>
            <w:fldChar w:fldCharType="separate"/>
          </w:r>
          <w:r w:rsidR="002D0D02" w:rsidRPr="002D0D02">
            <w:rPr>
              <w:rFonts w:asciiTheme="majorBidi" w:hAnsiTheme="majorBidi" w:cstheme="majorBidi"/>
              <w:noProof/>
            </w:rPr>
            <w:t>(Phillips, 1995)</w:t>
          </w:r>
          <w:r w:rsidR="002D0D02">
            <w:rPr>
              <w:rFonts w:asciiTheme="majorBidi" w:hAnsiTheme="majorBidi" w:cstheme="majorBidi"/>
            </w:rPr>
            <w:fldChar w:fldCharType="end"/>
          </w:r>
        </w:sdtContent>
      </w:sdt>
      <w:r w:rsidR="002D0D02">
        <w:rPr>
          <w:rFonts w:asciiTheme="majorBidi" w:hAnsiTheme="majorBidi" w:cstheme="majorBidi"/>
        </w:rPr>
        <w:t>.</w:t>
      </w:r>
      <w:r w:rsidR="00997F6B">
        <w:rPr>
          <w:rFonts w:asciiTheme="majorBidi" w:hAnsiTheme="majorBidi" w:cstheme="majorBidi"/>
        </w:rPr>
        <w:t xml:space="preserve"> As a baseline comparison for confirming the results </w:t>
      </w:r>
      <w:r w:rsidR="001857B7">
        <w:rPr>
          <w:rFonts w:asciiTheme="majorBidi" w:hAnsiTheme="majorBidi" w:cstheme="majorBidi"/>
        </w:rPr>
        <w:t>achieved,</w:t>
      </w:r>
      <w:r w:rsidR="00997F6B">
        <w:rPr>
          <w:rFonts w:asciiTheme="majorBidi" w:hAnsiTheme="majorBidi" w:cstheme="majorBidi"/>
        </w:rPr>
        <w:t xml:space="preserve"> I will compare Trump's Tweets effect to those of vice president Mike Pence and those of Barack Obama during his term as US president.</w:t>
      </w:r>
    </w:p>
    <w:p w14:paraId="7A0439CB" w14:textId="083754DE" w:rsidR="00F7065A" w:rsidRPr="00F7065A" w:rsidRDefault="00F7065A" w:rsidP="00F7065A">
      <w:pPr>
        <w:pStyle w:val="ListParagraph"/>
        <w:numPr>
          <w:ilvl w:val="0"/>
          <w:numId w:val="1"/>
        </w:numPr>
        <w:bidi w:val="0"/>
        <w:spacing w:line="360" w:lineRule="auto"/>
        <w:jc w:val="both"/>
        <w:rPr>
          <w:rFonts w:asciiTheme="majorBidi" w:hAnsiTheme="majorBidi" w:cstheme="majorBidi"/>
          <w:b/>
          <w:bCs/>
        </w:rPr>
      </w:pPr>
      <w:r>
        <w:rPr>
          <w:rFonts w:asciiTheme="majorBidi" w:hAnsiTheme="majorBidi" w:cstheme="majorBidi"/>
          <w:b/>
          <w:bCs/>
        </w:rPr>
        <w:t>Potential Impact and Relevance of the Study</w:t>
      </w:r>
    </w:p>
    <w:p w14:paraId="78B5BDFB" w14:textId="0E7B519F" w:rsidR="00C90CB8" w:rsidRPr="002B2507" w:rsidRDefault="00F7065A" w:rsidP="002B2507">
      <w:pPr>
        <w:bidi w:val="0"/>
        <w:spacing w:line="360" w:lineRule="auto"/>
        <w:jc w:val="both"/>
        <w:rPr>
          <w:rFonts w:asciiTheme="majorBidi" w:hAnsiTheme="majorBidi" w:cstheme="majorBidi"/>
        </w:rPr>
      </w:pPr>
      <w:r w:rsidRPr="00F7065A">
        <w:rPr>
          <w:rFonts w:asciiTheme="majorBidi" w:hAnsiTheme="majorBidi" w:cstheme="majorBidi"/>
        </w:rPr>
        <w:t xml:space="preserve">As </w:t>
      </w:r>
      <w:del w:id="64" w:author="Antonio Avila" w:date="2019-12-11T18:02:00Z">
        <w:r w:rsidRPr="00F7065A" w:rsidDel="00273595">
          <w:rPr>
            <w:rFonts w:asciiTheme="majorBidi" w:hAnsiTheme="majorBidi" w:cstheme="majorBidi"/>
          </w:rPr>
          <w:delText xml:space="preserve">I have </w:delText>
        </w:r>
      </w:del>
      <w:r w:rsidRPr="00F7065A">
        <w:rPr>
          <w:rFonts w:asciiTheme="majorBidi" w:hAnsiTheme="majorBidi" w:cstheme="majorBidi"/>
        </w:rPr>
        <w:t xml:space="preserve">stated </w:t>
      </w:r>
      <w:del w:id="65" w:author="Antonio Avila" w:date="2019-12-11T18:02:00Z">
        <w:r w:rsidRPr="00F7065A" w:rsidDel="00273595">
          <w:rPr>
            <w:rFonts w:asciiTheme="majorBidi" w:hAnsiTheme="majorBidi" w:cstheme="majorBidi"/>
          </w:rPr>
          <w:delText>earlier</w:delText>
        </w:r>
      </w:del>
      <w:ins w:id="66" w:author="Antonio Avila" w:date="2019-12-11T18:02:00Z">
        <w:r w:rsidR="00273595">
          <w:rPr>
            <w:rFonts w:asciiTheme="majorBidi" w:hAnsiTheme="majorBidi" w:cstheme="majorBidi"/>
          </w:rPr>
          <w:t>ab</w:t>
        </w:r>
      </w:ins>
      <w:ins w:id="67" w:author="Antonio Avila" w:date="2019-12-11T18:03:00Z">
        <w:r w:rsidR="00273595">
          <w:rPr>
            <w:rFonts w:asciiTheme="majorBidi" w:hAnsiTheme="majorBidi" w:cstheme="majorBidi"/>
          </w:rPr>
          <w:t>ove</w:t>
        </w:r>
      </w:ins>
      <w:del w:id="68" w:author="Antonio Avila" w:date="2019-12-11T18:02:00Z">
        <w:r w:rsidRPr="00F7065A" w:rsidDel="00273595">
          <w:rPr>
            <w:rFonts w:asciiTheme="majorBidi" w:hAnsiTheme="majorBidi" w:cstheme="majorBidi"/>
          </w:rPr>
          <w:delText xml:space="preserve"> in this proposal</w:delText>
        </w:r>
      </w:del>
      <w:r>
        <w:rPr>
          <w:rFonts w:asciiTheme="majorBidi" w:hAnsiTheme="majorBidi" w:cstheme="majorBidi"/>
        </w:rPr>
        <w:t>, the current American president's Tweeting habits are unprecedented in their volume</w:t>
      </w:r>
      <w:r w:rsidR="003A1877">
        <w:rPr>
          <w:rFonts w:asciiTheme="majorBidi" w:hAnsiTheme="majorBidi" w:cstheme="majorBidi"/>
        </w:rPr>
        <w:t xml:space="preserve"> and bluntness</w:t>
      </w:r>
      <w:r w:rsidR="00AC23A8">
        <w:rPr>
          <w:rFonts w:asciiTheme="majorBidi" w:hAnsiTheme="majorBidi" w:cstheme="majorBidi"/>
        </w:rPr>
        <w:t xml:space="preserve">. This research will hopefully contribute to the existent literature and journalism projects made exploring the phenomenon. On top of that, I hope to show the exclusive and extraordinary power that the US president has in the form of conveying messages using a live web based micro-blogging service. </w:t>
      </w:r>
      <w:r w:rsidR="00546C4B">
        <w:rPr>
          <w:rFonts w:asciiTheme="majorBidi" w:hAnsiTheme="majorBidi" w:cstheme="majorBidi"/>
        </w:rPr>
        <w:t>I expect Donald Trump's Tweets to have an intra-day influence on the VIX index</w:t>
      </w:r>
      <w:r w:rsidR="007F077D">
        <w:rPr>
          <w:rFonts w:asciiTheme="majorBidi" w:hAnsiTheme="majorBidi" w:cstheme="majorBidi"/>
        </w:rPr>
        <w:t xml:space="preserve"> and a greater influence than those of Barack Obama</w:t>
      </w:r>
      <w:r w:rsidR="00997F6B">
        <w:rPr>
          <w:rFonts w:asciiTheme="majorBidi" w:hAnsiTheme="majorBidi" w:cstheme="majorBidi"/>
        </w:rPr>
        <w:t>.</w:t>
      </w:r>
      <w:r w:rsidR="007F077D">
        <w:rPr>
          <w:rFonts w:asciiTheme="majorBidi" w:hAnsiTheme="majorBidi" w:cstheme="majorBidi"/>
        </w:rPr>
        <w:t xml:space="preserve"> I expect Mike Pence's Tweets to have no effect on the VIX index.</w:t>
      </w:r>
    </w:p>
    <w:p w14:paraId="326F9D31" w14:textId="35C73033" w:rsidR="00C90CB8" w:rsidRPr="00F7065A" w:rsidRDefault="00C90CB8" w:rsidP="00C90CB8">
      <w:pPr>
        <w:pStyle w:val="ListParagraph"/>
        <w:numPr>
          <w:ilvl w:val="0"/>
          <w:numId w:val="1"/>
        </w:numPr>
        <w:bidi w:val="0"/>
        <w:spacing w:line="360" w:lineRule="auto"/>
        <w:jc w:val="both"/>
        <w:rPr>
          <w:rFonts w:asciiTheme="majorBidi" w:hAnsiTheme="majorBidi" w:cstheme="majorBidi"/>
          <w:b/>
          <w:bCs/>
        </w:rPr>
      </w:pPr>
      <w:r>
        <w:rPr>
          <w:rFonts w:asciiTheme="majorBidi" w:hAnsiTheme="majorBidi" w:cstheme="majorBidi"/>
          <w:b/>
          <w:bCs/>
        </w:rPr>
        <w:t>Limitations and Further Research</w:t>
      </w:r>
    </w:p>
    <w:p w14:paraId="734F7501" w14:textId="34FA9BB6" w:rsidR="00C90CB8" w:rsidRDefault="00242AA0" w:rsidP="003A1877">
      <w:pPr>
        <w:bidi w:val="0"/>
        <w:spacing w:line="360" w:lineRule="auto"/>
        <w:jc w:val="both"/>
        <w:rPr>
          <w:rFonts w:asciiTheme="majorBidi" w:hAnsiTheme="majorBidi" w:cstheme="majorBidi"/>
        </w:rPr>
      </w:pPr>
      <w:r>
        <w:rPr>
          <w:rFonts w:asciiTheme="majorBidi" w:hAnsiTheme="majorBidi" w:cstheme="majorBidi"/>
        </w:rPr>
        <w:t xml:space="preserve">The main limitation I expect in this research is the limit of identifying causality. Even if I </w:t>
      </w:r>
      <w:del w:id="69" w:author="Antonio Avila" w:date="2019-12-11T17:48:00Z">
        <w:r w:rsidDel="00481975">
          <w:rPr>
            <w:rFonts w:asciiTheme="majorBidi" w:hAnsiTheme="majorBidi" w:cstheme="majorBidi"/>
          </w:rPr>
          <w:delText xml:space="preserve">will </w:delText>
        </w:r>
      </w:del>
      <w:ins w:id="70" w:author="Antonio Avila" w:date="2019-12-11T17:48:00Z">
        <w:r w:rsidR="00481975">
          <w:rPr>
            <w:rFonts w:asciiTheme="majorBidi" w:hAnsiTheme="majorBidi" w:cstheme="majorBidi"/>
          </w:rPr>
          <w:t>am</w:t>
        </w:r>
      </w:ins>
      <w:del w:id="71" w:author="Antonio Avila" w:date="2019-12-11T17:48:00Z">
        <w:r w:rsidDel="00481975">
          <w:rPr>
            <w:rFonts w:asciiTheme="majorBidi" w:hAnsiTheme="majorBidi" w:cstheme="majorBidi"/>
          </w:rPr>
          <w:delText>be</w:delText>
        </w:r>
      </w:del>
      <w:r>
        <w:rPr>
          <w:rFonts w:asciiTheme="majorBidi" w:hAnsiTheme="majorBidi" w:cstheme="majorBidi"/>
        </w:rPr>
        <w:t xml:space="preserve"> able to show a statistically significant correlation between the Tweets and the closing value of the VIX index </w:t>
      </w:r>
      <w:r w:rsidR="00FB497F">
        <w:rPr>
          <w:rFonts w:asciiTheme="majorBidi" w:hAnsiTheme="majorBidi" w:cstheme="majorBidi"/>
        </w:rPr>
        <w:t xml:space="preserve">it will require some effort to isolate and explain the causality mechanism. </w:t>
      </w:r>
      <w:ins w:id="72" w:author="Antonio Avila" w:date="2019-12-11T17:54:00Z">
        <w:r w:rsidR="00481975">
          <w:rPr>
            <w:rFonts w:asciiTheme="majorBidi" w:hAnsiTheme="majorBidi" w:cstheme="majorBidi"/>
          </w:rPr>
          <w:t xml:space="preserve">Furthermore, </w:t>
        </w:r>
      </w:ins>
      <w:del w:id="73" w:author="Antonio Avila" w:date="2019-12-11T17:54:00Z">
        <w:r w:rsidR="00FB497F" w:rsidDel="00481975">
          <w:rPr>
            <w:rFonts w:asciiTheme="majorBidi" w:hAnsiTheme="majorBidi" w:cstheme="majorBidi"/>
          </w:rPr>
          <w:delText>Other</w:delText>
        </w:r>
      </w:del>
      <w:r w:rsidR="00FB497F">
        <w:rPr>
          <w:rFonts w:asciiTheme="majorBidi" w:hAnsiTheme="majorBidi" w:cstheme="majorBidi"/>
        </w:rPr>
        <w:t xml:space="preserve"> </w:t>
      </w:r>
      <w:del w:id="74" w:author="Antonio Avila" w:date="2019-12-11T17:54:00Z">
        <w:r w:rsidR="00FB497F" w:rsidDel="00481975">
          <w:rPr>
            <w:rFonts w:asciiTheme="majorBidi" w:hAnsiTheme="majorBidi" w:cstheme="majorBidi"/>
          </w:rPr>
          <w:lastRenderedPageBreak/>
          <w:delText>limitation of this research is that its</w:delText>
        </w:r>
      </w:del>
      <w:ins w:id="75" w:author="Antonio Avila" w:date="2019-12-11T17:54:00Z">
        <w:r w:rsidR="00481975">
          <w:rPr>
            <w:rFonts w:asciiTheme="majorBidi" w:hAnsiTheme="majorBidi" w:cstheme="majorBidi"/>
          </w:rPr>
          <w:t xml:space="preserve"> my</w:t>
        </w:r>
      </w:ins>
      <w:r w:rsidR="00FB497F">
        <w:rPr>
          <w:rFonts w:asciiTheme="majorBidi" w:hAnsiTheme="majorBidi" w:cstheme="majorBidi"/>
        </w:rPr>
        <w:t xml:space="preserve"> conclusions are only generalizable to this president at this time. This</w:t>
      </w:r>
      <w:del w:id="76" w:author="Antonio Avila" w:date="2019-12-11T17:54:00Z">
        <w:r w:rsidR="00FB497F" w:rsidDel="00481975">
          <w:rPr>
            <w:rFonts w:asciiTheme="majorBidi" w:hAnsiTheme="majorBidi" w:cstheme="majorBidi"/>
          </w:rPr>
          <w:delText xml:space="preserve"> is a </w:delText>
        </w:r>
      </w:del>
      <w:r w:rsidR="00FB497F">
        <w:rPr>
          <w:rFonts w:asciiTheme="majorBidi" w:hAnsiTheme="majorBidi" w:cstheme="majorBidi"/>
        </w:rPr>
        <w:t>constraint</w:t>
      </w:r>
      <w:ins w:id="77" w:author="Antonio Avila" w:date="2019-12-11T17:54:00Z">
        <w:r w:rsidR="00481975">
          <w:rPr>
            <w:rFonts w:asciiTheme="majorBidi" w:hAnsiTheme="majorBidi" w:cstheme="majorBidi"/>
          </w:rPr>
          <w:t xml:space="preserve"> is</w:t>
        </w:r>
      </w:ins>
      <w:r w:rsidR="00FB497F">
        <w:rPr>
          <w:rFonts w:asciiTheme="majorBidi" w:hAnsiTheme="majorBidi" w:cstheme="majorBidi"/>
        </w:rPr>
        <w:t xml:space="preserve"> due to the special nature of Trump's media and public relations' character. Unlike former presidents, his press secretary is not appearing regularly for journalists in White House</w:t>
      </w:r>
      <w:r w:rsidR="00031764">
        <w:rPr>
          <w:rFonts w:asciiTheme="majorBidi" w:hAnsiTheme="majorBidi" w:cstheme="majorBidi"/>
        </w:rPr>
        <w:t xml:space="preserve"> press briefings</w:t>
      </w:r>
      <w:r w:rsidR="00FB497F">
        <w:rPr>
          <w:rFonts w:asciiTheme="majorBidi" w:hAnsiTheme="majorBidi" w:cstheme="majorBidi"/>
        </w:rPr>
        <w:t xml:space="preserve"> and instead he uses social media, usually by himself, as his main outlet. I do hope to come to a general conclusion regarding the power of the president's use of social media.</w:t>
      </w:r>
    </w:p>
    <w:p w14:paraId="661E276F" w14:textId="658FD420" w:rsidR="003A1877" w:rsidRPr="00D664FA" w:rsidRDefault="00D664FA" w:rsidP="00D664FA">
      <w:pPr>
        <w:bidi w:val="0"/>
        <w:spacing w:line="360" w:lineRule="auto"/>
        <w:jc w:val="both"/>
        <w:rPr>
          <w:rFonts w:asciiTheme="majorBidi" w:hAnsiTheme="majorBidi" w:cstheme="majorBidi"/>
          <w:b/>
          <w:bCs/>
          <w:u w:val="single"/>
        </w:rPr>
      </w:pPr>
      <w:r>
        <w:rPr>
          <w:rFonts w:asciiTheme="majorBidi" w:hAnsiTheme="majorBidi" w:cstheme="majorBidi"/>
          <w:b/>
          <w:bCs/>
          <w:u w:val="single"/>
        </w:rPr>
        <w:t>References</w:t>
      </w:r>
    </w:p>
    <w:p w14:paraId="59D4AF12" w14:textId="77777777" w:rsidR="00CB1DA0" w:rsidRDefault="00CB1DA0" w:rsidP="00CB1DA0">
      <w:pPr>
        <w:pStyle w:val="Bibliography"/>
        <w:bidi w:val="0"/>
        <w:ind w:left="720" w:hanging="720"/>
        <w:rPr>
          <w:noProof/>
          <w:sz w:val="24"/>
          <w:szCs w:val="24"/>
        </w:rPr>
      </w:pPr>
      <w:r>
        <w:rPr>
          <w:rFonts w:asciiTheme="majorBidi" w:hAnsiTheme="majorBidi" w:cstheme="majorBidi"/>
          <w:b/>
          <w:bCs/>
        </w:rPr>
        <w:fldChar w:fldCharType="begin"/>
      </w:r>
      <w:r w:rsidRPr="00CB1DA0">
        <w:rPr>
          <w:rFonts w:asciiTheme="majorBidi" w:hAnsiTheme="majorBidi" w:cstheme="majorBidi"/>
          <w:b/>
          <w:bCs/>
        </w:rPr>
        <w:instrText xml:space="preserve"> BIBLIOGRAPHY  \l 1033 </w:instrText>
      </w:r>
      <w:r>
        <w:rPr>
          <w:rFonts w:asciiTheme="majorBidi" w:hAnsiTheme="majorBidi" w:cstheme="majorBidi"/>
          <w:b/>
          <w:bCs/>
        </w:rPr>
        <w:fldChar w:fldCharType="separate"/>
      </w:r>
      <w:r w:rsidRPr="00CB1DA0">
        <w:rPr>
          <w:rFonts w:asciiTheme="majorBidi" w:hAnsiTheme="majorBidi" w:cstheme="majorBidi"/>
          <w:noProof/>
        </w:rPr>
        <w:t>Alloway</w:t>
      </w:r>
      <w:r>
        <w:rPr>
          <w:noProof/>
        </w:rPr>
        <w:t xml:space="preserve">, T. (2019, September 9). </w:t>
      </w:r>
      <w:r>
        <w:rPr>
          <w:i/>
          <w:iCs/>
          <w:noProof/>
        </w:rPr>
        <w:t>Bloomberg Markets</w:t>
      </w:r>
      <w:r>
        <w:rPr>
          <w:noProof/>
        </w:rPr>
        <w:t>. Retrieved from Bloomberg.com: https://www.bloomberg.com/news/articles/2019-09-09/jpmorgan-creates-volfefe-index-to-track-trump-tweet-impact</w:t>
      </w:r>
    </w:p>
    <w:p w14:paraId="4F4D2EBD" w14:textId="77777777" w:rsidR="00CB1DA0" w:rsidRDefault="00CB1DA0" w:rsidP="00CB1DA0">
      <w:pPr>
        <w:pStyle w:val="Bibliography"/>
        <w:bidi w:val="0"/>
        <w:ind w:left="720" w:hanging="720"/>
        <w:rPr>
          <w:noProof/>
        </w:rPr>
      </w:pPr>
      <w:r>
        <w:rPr>
          <w:noProof/>
        </w:rPr>
        <w:t xml:space="preserve">Baumgartner, J. (2019, July). </w:t>
      </w:r>
      <w:r>
        <w:rPr>
          <w:i/>
          <w:iCs/>
          <w:noProof/>
        </w:rPr>
        <w:t>Twitter Tweets for Donald J. Trump (@realdonaldtrump).</w:t>
      </w:r>
      <w:r>
        <w:rPr>
          <w:noProof/>
        </w:rPr>
        <w:t xml:space="preserve"> Retrieved from Harvard Dataverse: https://dataverse.harvard.edu/dataset.xhtml?persistentId=doi%3A10.7910%2FDVN%2FKJEBIL</w:t>
      </w:r>
    </w:p>
    <w:p w14:paraId="5F06E366" w14:textId="77777777" w:rsidR="00CB1DA0" w:rsidRDefault="00CB1DA0" w:rsidP="00CB1DA0">
      <w:pPr>
        <w:pStyle w:val="Bibliography"/>
        <w:bidi w:val="0"/>
        <w:ind w:left="720" w:hanging="720"/>
        <w:rPr>
          <w:noProof/>
        </w:rPr>
      </w:pPr>
      <w:r>
        <w:rPr>
          <w:noProof/>
        </w:rPr>
        <w:t xml:space="preserve">Bollen, J., Mao, H., &amp; Zeng, X. (2011). Twitter mood predicts the stock market. </w:t>
      </w:r>
      <w:r>
        <w:rPr>
          <w:i/>
          <w:iCs/>
          <w:noProof/>
        </w:rPr>
        <w:t>Journal of computational science, 2(1)</w:t>
      </w:r>
      <w:r>
        <w:rPr>
          <w:noProof/>
        </w:rPr>
        <w:t>, 1-8.</w:t>
      </w:r>
    </w:p>
    <w:p w14:paraId="264E989F" w14:textId="77777777" w:rsidR="00CB1DA0" w:rsidRDefault="00CB1DA0" w:rsidP="00CB1DA0">
      <w:pPr>
        <w:pStyle w:val="Bibliography"/>
        <w:bidi w:val="0"/>
        <w:ind w:left="720" w:hanging="720"/>
        <w:rPr>
          <w:noProof/>
        </w:rPr>
      </w:pPr>
      <w:r>
        <w:rPr>
          <w:noProof/>
        </w:rPr>
        <w:t xml:space="preserve">Brenner, M., &amp; Galai, D. (1989). New financial instruments for hedge changes in volatility. </w:t>
      </w:r>
      <w:r>
        <w:rPr>
          <w:i/>
          <w:iCs/>
          <w:noProof/>
        </w:rPr>
        <w:t>Financial Analysts Journal</w:t>
      </w:r>
      <w:r>
        <w:rPr>
          <w:noProof/>
        </w:rPr>
        <w:t>, 61-65.</w:t>
      </w:r>
    </w:p>
    <w:p w14:paraId="3041DA10" w14:textId="77777777" w:rsidR="00CB1DA0" w:rsidRDefault="00CB1DA0" w:rsidP="00CB1DA0">
      <w:pPr>
        <w:pStyle w:val="Bibliography"/>
        <w:bidi w:val="0"/>
        <w:ind w:left="720" w:hanging="720"/>
        <w:rPr>
          <w:noProof/>
        </w:rPr>
      </w:pPr>
      <w:r>
        <w:rPr>
          <w:noProof/>
        </w:rPr>
        <w:t xml:space="preserve">Clement, J. (2019, April). </w:t>
      </w:r>
      <w:r>
        <w:rPr>
          <w:i/>
          <w:iCs/>
          <w:noProof/>
        </w:rPr>
        <w:t>Number of monthly active Twitter users worldwide from 1st quarter 2010 to 1st quarter 2019 (in millions)</w:t>
      </w:r>
      <w:r>
        <w:rPr>
          <w:noProof/>
        </w:rPr>
        <w:t>. Retrieved from Statista: https://www.statista.com/statistics/282087/number-of-monthly-active-twitter-users/</w:t>
      </w:r>
    </w:p>
    <w:p w14:paraId="69576A88" w14:textId="77777777" w:rsidR="00CB1DA0" w:rsidRDefault="00CB1DA0" w:rsidP="00CB1DA0">
      <w:pPr>
        <w:pStyle w:val="Bibliography"/>
        <w:bidi w:val="0"/>
        <w:ind w:left="720" w:hanging="720"/>
        <w:rPr>
          <w:noProof/>
        </w:rPr>
      </w:pPr>
      <w:r>
        <w:rPr>
          <w:noProof/>
        </w:rPr>
        <w:t xml:space="preserve">Dredze, M., Kambadur, P., Kazantsev, G., Mann, G., &amp; Osborne, M. (2016). How Twitter is Changing the Nature of Financial News Discovery. </w:t>
      </w:r>
      <w:r>
        <w:rPr>
          <w:i/>
          <w:iCs/>
          <w:noProof/>
        </w:rPr>
        <w:t>proceedings of the second international workshop on data science for macro-modeling</w:t>
      </w:r>
      <w:r>
        <w:rPr>
          <w:noProof/>
        </w:rPr>
        <w:t>, 2.</w:t>
      </w:r>
    </w:p>
    <w:p w14:paraId="599ED1A0" w14:textId="77777777" w:rsidR="00CB1DA0" w:rsidRDefault="00CB1DA0" w:rsidP="00CB1DA0">
      <w:pPr>
        <w:pStyle w:val="Bibliography"/>
        <w:bidi w:val="0"/>
        <w:ind w:left="720" w:hanging="720"/>
        <w:rPr>
          <w:noProof/>
        </w:rPr>
      </w:pPr>
      <w:r>
        <w:rPr>
          <w:noProof/>
        </w:rPr>
        <w:t xml:space="preserve">Granger, C. W. (1969). Investigating causal relations by econometric models and cross-spectral methods. </w:t>
      </w:r>
      <w:r>
        <w:rPr>
          <w:i/>
          <w:iCs/>
          <w:noProof/>
        </w:rPr>
        <w:t>Econometrica: Journal of the Econometric Society</w:t>
      </w:r>
      <w:r>
        <w:rPr>
          <w:noProof/>
        </w:rPr>
        <w:t>, 424-438.</w:t>
      </w:r>
    </w:p>
    <w:p w14:paraId="3CDCC862" w14:textId="77777777" w:rsidR="00CB1DA0" w:rsidRDefault="00CB1DA0" w:rsidP="00CB1DA0">
      <w:pPr>
        <w:pStyle w:val="Bibliography"/>
        <w:bidi w:val="0"/>
        <w:ind w:left="720" w:hanging="720"/>
        <w:rPr>
          <w:noProof/>
        </w:rPr>
      </w:pPr>
      <w:r>
        <w:rPr>
          <w:noProof/>
        </w:rPr>
        <w:t xml:space="preserve">Harris, R. (2019, November). </w:t>
      </w:r>
      <w:r>
        <w:rPr>
          <w:i/>
          <w:iCs/>
          <w:noProof/>
        </w:rPr>
        <w:t>The Twitter Presidency.</w:t>
      </w:r>
      <w:r>
        <w:rPr>
          <w:noProof/>
        </w:rPr>
        <w:t xml:space="preserve"> Retrieved from New York Times: https://www.nytimes.com/interactive/2019/11/02/us/politics/trump-twitter-presidency.html</w:t>
      </w:r>
    </w:p>
    <w:p w14:paraId="7D002898" w14:textId="77777777" w:rsidR="00CB1DA0" w:rsidRDefault="00CB1DA0" w:rsidP="00CB1DA0">
      <w:pPr>
        <w:pStyle w:val="Bibliography"/>
        <w:bidi w:val="0"/>
        <w:ind w:left="720" w:hanging="720"/>
        <w:rPr>
          <w:noProof/>
        </w:rPr>
      </w:pPr>
      <w:r>
        <w:rPr>
          <w:noProof/>
        </w:rPr>
        <w:t xml:space="preserve">Kiessling, T., Martin, T., &amp; Yasar, B. (2017). The power of signaling: presidential leadership and rhetoric over 20 years. </w:t>
      </w:r>
      <w:r>
        <w:rPr>
          <w:i/>
          <w:iCs/>
          <w:noProof/>
        </w:rPr>
        <w:t>Leadership &amp; Organization Development Journal, 38</w:t>
      </w:r>
      <w:r>
        <w:rPr>
          <w:noProof/>
        </w:rPr>
        <w:t>(5), 662-678.</w:t>
      </w:r>
    </w:p>
    <w:p w14:paraId="0A225CFD" w14:textId="77777777" w:rsidR="00CB1DA0" w:rsidRDefault="00CB1DA0" w:rsidP="00CB1DA0">
      <w:pPr>
        <w:pStyle w:val="Bibliography"/>
        <w:bidi w:val="0"/>
        <w:ind w:left="720" w:hanging="720"/>
        <w:rPr>
          <w:noProof/>
        </w:rPr>
      </w:pPr>
      <w:r>
        <w:rPr>
          <w:noProof/>
        </w:rPr>
        <w:t xml:space="preserve">Phillips, P. C. (1995). Fully modified least squares and vector autoregression. </w:t>
      </w:r>
      <w:r>
        <w:rPr>
          <w:i/>
          <w:iCs/>
          <w:noProof/>
        </w:rPr>
        <w:t>ECONOMETRICA-EVANSTON ILL</w:t>
      </w:r>
      <w:r>
        <w:rPr>
          <w:noProof/>
        </w:rPr>
        <w:t>, 1023-1023.</w:t>
      </w:r>
    </w:p>
    <w:p w14:paraId="6355FC7F" w14:textId="77777777" w:rsidR="00CB1DA0" w:rsidRDefault="00CB1DA0" w:rsidP="00CB1DA0">
      <w:pPr>
        <w:pStyle w:val="Bibliography"/>
        <w:bidi w:val="0"/>
        <w:ind w:left="720" w:hanging="720"/>
        <w:rPr>
          <w:noProof/>
        </w:rPr>
      </w:pPr>
      <w:r>
        <w:rPr>
          <w:noProof/>
        </w:rPr>
        <w:t xml:space="preserve">Ruiz, E., Hristidis, V., Castillo, C., Gionis, A., &amp; Jaimes, A. (2012). Correlating Financial Time Series with Micro-Blogging Activity. </w:t>
      </w:r>
      <w:r>
        <w:rPr>
          <w:i/>
          <w:iCs/>
          <w:noProof/>
        </w:rPr>
        <w:t>Proceedings of the fifth ACM international conference on Web search and data mining</w:t>
      </w:r>
      <w:r>
        <w:rPr>
          <w:noProof/>
        </w:rPr>
        <w:t>, 513-522.</w:t>
      </w:r>
    </w:p>
    <w:p w14:paraId="74C482E1" w14:textId="77777777" w:rsidR="00CB1DA0" w:rsidRDefault="00CB1DA0" w:rsidP="00CB1DA0">
      <w:pPr>
        <w:pStyle w:val="Bibliography"/>
        <w:bidi w:val="0"/>
        <w:ind w:left="720" w:hanging="720"/>
        <w:rPr>
          <w:noProof/>
        </w:rPr>
      </w:pPr>
      <w:r>
        <w:rPr>
          <w:noProof/>
        </w:rPr>
        <w:t xml:space="preserve">Wood, B., Owens, C., &amp; Durham, B. (2005, August). Presidential Rhetoric and the Economy. </w:t>
      </w:r>
      <w:r>
        <w:rPr>
          <w:i/>
          <w:iCs/>
          <w:noProof/>
        </w:rPr>
        <w:t>The Journal of Politics 67, no. 3</w:t>
      </w:r>
      <w:r>
        <w:rPr>
          <w:noProof/>
        </w:rPr>
        <w:t>, 627-645.</w:t>
      </w:r>
    </w:p>
    <w:p w14:paraId="5DA95E24" w14:textId="31DDDD69" w:rsidR="00CB1DA0" w:rsidRDefault="00CB1DA0" w:rsidP="00CB1DA0">
      <w:pPr>
        <w:bidi w:val="0"/>
        <w:spacing w:line="360" w:lineRule="auto"/>
        <w:jc w:val="both"/>
        <w:rPr>
          <w:rFonts w:asciiTheme="majorBidi" w:hAnsiTheme="majorBidi" w:cstheme="majorBidi"/>
          <w:b/>
          <w:bCs/>
        </w:rPr>
      </w:pPr>
      <w:r>
        <w:rPr>
          <w:rFonts w:asciiTheme="majorBidi" w:hAnsiTheme="majorBidi" w:cstheme="majorBidi"/>
          <w:b/>
          <w:bCs/>
        </w:rPr>
        <w:fldChar w:fldCharType="end"/>
      </w:r>
    </w:p>
    <w:p w14:paraId="182BFCCC" w14:textId="47DA62D2" w:rsidR="00DF2279" w:rsidRDefault="00387257" w:rsidP="00DF2279">
      <w:pPr>
        <w:bidi w:val="0"/>
        <w:spacing w:line="360" w:lineRule="auto"/>
        <w:jc w:val="both"/>
        <w:rPr>
          <w:rFonts w:asciiTheme="majorBidi" w:hAnsiTheme="majorBidi" w:cstheme="majorBidi"/>
          <w:b/>
          <w:bCs/>
          <w:u w:val="single"/>
        </w:rPr>
      </w:pPr>
      <w:r>
        <w:rPr>
          <w:rFonts w:asciiTheme="majorBidi" w:hAnsiTheme="majorBidi" w:cstheme="majorBidi"/>
          <w:b/>
          <w:bCs/>
          <w:u w:val="single"/>
        </w:rPr>
        <w:lastRenderedPageBreak/>
        <w:t>Appendix</w:t>
      </w:r>
    </w:p>
    <w:p w14:paraId="511FE00C" w14:textId="71F1D52B" w:rsidR="00387257" w:rsidRPr="0066638D" w:rsidRDefault="00387257" w:rsidP="00387257">
      <w:pPr>
        <w:bidi w:val="0"/>
        <w:spacing w:line="360" w:lineRule="auto"/>
        <w:jc w:val="both"/>
        <w:rPr>
          <w:rFonts w:asciiTheme="majorBidi" w:hAnsiTheme="majorBidi" w:cstheme="majorBidi"/>
          <w:b/>
          <w:bCs/>
        </w:rPr>
      </w:pPr>
      <w:r>
        <w:rPr>
          <w:rFonts w:asciiTheme="majorBidi" w:hAnsiTheme="majorBidi" w:cstheme="majorBidi"/>
          <w:b/>
          <w:bCs/>
        </w:rPr>
        <w:t xml:space="preserve">Table A – Twitter </w:t>
      </w:r>
      <w:r w:rsidR="00AF3030">
        <w:rPr>
          <w:rFonts w:asciiTheme="majorBidi" w:hAnsiTheme="majorBidi" w:cstheme="majorBidi"/>
          <w:b/>
          <w:bCs/>
        </w:rPr>
        <w:t>v</w:t>
      </w:r>
      <w:r>
        <w:rPr>
          <w:rFonts w:asciiTheme="majorBidi" w:hAnsiTheme="majorBidi" w:cstheme="majorBidi"/>
          <w:b/>
          <w:bCs/>
        </w:rPr>
        <w:t>ariables to be used in the data analysis process</w:t>
      </w:r>
    </w:p>
    <w:tbl>
      <w:tblPr>
        <w:tblStyle w:val="GridTable1Light"/>
        <w:tblW w:w="0" w:type="auto"/>
        <w:tblLook w:val="04A0" w:firstRow="1" w:lastRow="0" w:firstColumn="1" w:lastColumn="0" w:noHBand="0" w:noVBand="1"/>
      </w:tblPr>
      <w:tblGrid>
        <w:gridCol w:w="3097"/>
        <w:gridCol w:w="2808"/>
        <w:gridCol w:w="3111"/>
      </w:tblGrid>
      <w:tr w:rsidR="00387257" w14:paraId="49E302D6" w14:textId="77777777" w:rsidTr="00DD73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97" w:type="dxa"/>
          </w:tcPr>
          <w:p w14:paraId="4EE3121D" w14:textId="77777777" w:rsidR="00387257" w:rsidRDefault="00387257" w:rsidP="00DD7314">
            <w:pPr>
              <w:bidi w:val="0"/>
              <w:spacing w:line="360" w:lineRule="auto"/>
              <w:jc w:val="both"/>
              <w:rPr>
                <w:rFonts w:asciiTheme="majorBidi" w:hAnsiTheme="majorBidi" w:cstheme="majorBidi"/>
              </w:rPr>
            </w:pPr>
            <w:r>
              <w:rPr>
                <w:rFonts w:asciiTheme="majorBidi" w:hAnsiTheme="majorBidi" w:cstheme="majorBidi"/>
              </w:rPr>
              <w:t>Feature</w:t>
            </w:r>
          </w:p>
        </w:tc>
        <w:tc>
          <w:tcPr>
            <w:tcW w:w="2808" w:type="dxa"/>
          </w:tcPr>
          <w:p w14:paraId="783AAFA2" w14:textId="77777777" w:rsidR="00387257" w:rsidRDefault="00387257" w:rsidP="00DD7314">
            <w:pPr>
              <w:bidi w:val="0"/>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Example</w:t>
            </w:r>
          </w:p>
        </w:tc>
        <w:tc>
          <w:tcPr>
            <w:tcW w:w="3111" w:type="dxa"/>
          </w:tcPr>
          <w:p w14:paraId="7E70D687" w14:textId="77777777" w:rsidR="00387257" w:rsidRDefault="00387257" w:rsidP="00DD7314">
            <w:pPr>
              <w:bidi w:val="0"/>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Type of variable</w:t>
            </w:r>
          </w:p>
        </w:tc>
      </w:tr>
      <w:tr w:rsidR="00387257" w14:paraId="48022391" w14:textId="77777777" w:rsidTr="00DD7314">
        <w:tc>
          <w:tcPr>
            <w:cnfStyle w:val="001000000000" w:firstRow="0" w:lastRow="0" w:firstColumn="1" w:lastColumn="0" w:oddVBand="0" w:evenVBand="0" w:oddHBand="0" w:evenHBand="0" w:firstRowFirstColumn="0" w:firstRowLastColumn="0" w:lastRowFirstColumn="0" w:lastRowLastColumn="0"/>
            <w:tcW w:w="3097" w:type="dxa"/>
          </w:tcPr>
          <w:p w14:paraId="24F0A715" w14:textId="77777777" w:rsidR="00387257" w:rsidRPr="00EA732C" w:rsidRDefault="00387257" w:rsidP="00DD7314">
            <w:pPr>
              <w:bidi w:val="0"/>
              <w:spacing w:line="360" w:lineRule="auto"/>
              <w:jc w:val="both"/>
              <w:rPr>
                <w:rFonts w:asciiTheme="majorBidi" w:hAnsiTheme="majorBidi" w:cstheme="majorBidi"/>
                <w:b w:val="0"/>
                <w:bCs w:val="0"/>
              </w:rPr>
            </w:pPr>
            <w:r>
              <w:rPr>
                <w:rFonts w:asciiTheme="majorBidi" w:hAnsiTheme="majorBidi" w:cstheme="majorBidi"/>
                <w:b w:val="0"/>
                <w:bCs w:val="0"/>
              </w:rPr>
              <w:t>Tweet time of day</w:t>
            </w:r>
          </w:p>
        </w:tc>
        <w:tc>
          <w:tcPr>
            <w:tcW w:w="2808" w:type="dxa"/>
          </w:tcPr>
          <w:p w14:paraId="3F469437" w14:textId="77777777" w:rsidR="00387257" w:rsidRDefault="00387257" w:rsidP="00DD7314">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Morning, Afternoon</w:t>
            </w:r>
          </w:p>
        </w:tc>
        <w:tc>
          <w:tcPr>
            <w:tcW w:w="3111" w:type="dxa"/>
          </w:tcPr>
          <w:p w14:paraId="11B0D5AE" w14:textId="77777777" w:rsidR="00387257" w:rsidRDefault="00387257" w:rsidP="00DD7314">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Categorical</w:t>
            </w:r>
          </w:p>
        </w:tc>
      </w:tr>
      <w:tr w:rsidR="00AF3030" w14:paraId="4A2D8E43" w14:textId="77777777" w:rsidTr="00DD7314">
        <w:tc>
          <w:tcPr>
            <w:cnfStyle w:val="001000000000" w:firstRow="0" w:lastRow="0" w:firstColumn="1" w:lastColumn="0" w:oddVBand="0" w:evenVBand="0" w:oddHBand="0" w:evenHBand="0" w:firstRowFirstColumn="0" w:firstRowLastColumn="0" w:lastRowFirstColumn="0" w:lastRowLastColumn="0"/>
            <w:tcW w:w="3097" w:type="dxa"/>
          </w:tcPr>
          <w:p w14:paraId="62AA32AD" w14:textId="3023013E" w:rsidR="00AF3030" w:rsidRDefault="00AF3030" w:rsidP="00DD7314">
            <w:pPr>
              <w:bidi w:val="0"/>
              <w:spacing w:line="360" w:lineRule="auto"/>
              <w:jc w:val="both"/>
              <w:rPr>
                <w:rFonts w:asciiTheme="majorBidi" w:hAnsiTheme="majorBidi" w:cstheme="majorBidi"/>
                <w:b w:val="0"/>
                <w:bCs w:val="0"/>
              </w:rPr>
            </w:pPr>
            <w:r>
              <w:rPr>
                <w:rFonts w:asciiTheme="majorBidi" w:hAnsiTheme="majorBidi" w:cstheme="majorBidi"/>
                <w:b w:val="0"/>
                <w:bCs w:val="0"/>
              </w:rPr>
              <w:t>Tweet time</w:t>
            </w:r>
          </w:p>
        </w:tc>
        <w:tc>
          <w:tcPr>
            <w:tcW w:w="2808" w:type="dxa"/>
          </w:tcPr>
          <w:p w14:paraId="3667072B" w14:textId="62FF1271" w:rsidR="00AF3030" w:rsidRDefault="00AF3030" w:rsidP="00DD7314">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F3030">
              <w:rPr>
                <w:rFonts w:asciiTheme="majorBidi" w:hAnsiTheme="majorBidi" w:cstheme="majorBidi"/>
              </w:rPr>
              <w:t>Thu Jul 11 15:52:19 +0000 2019</w:t>
            </w:r>
          </w:p>
        </w:tc>
        <w:tc>
          <w:tcPr>
            <w:tcW w:w="3111" w:type="dxa"/>
          </w:tcPr>
          <w:p w14:paraId="298ABAD0" w14:textId="37B042DB" w:rsidR="00AF3030" w:rsidRDefault="00AF3030" w:rsidP="00DD7314">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Date/Time</w:t>
            </w:r>
          </w:p>
        </w:tc>
      </w:tr>
      <w:tr w:rsidR="00387257" w14:paraId="29804018" w14:textId="77777777" w:rsidTr="00DD7314">
        <w:tc>
          <w:tcPr>
            <w:cnfStyle w:val="001000000000" w:firstRow="0" w:lastRow="0" w:firstColumn="1" w:lastColumn="0" w:oddVBand="0" w:evenVBand="0" w:oddHBand="0" w:evenHBand="0" w:firstRowFirstColumn="0" w:firstRowLastColumn="0" w:lastRowFirstColumn="0" w:lastRowLastColumn="0"/>
            <w:tcW w:w="3097" w:type="dxa"/>
          </w:tcPr>
          <w:p w14:paraId="151B43BA" w14:textId="77777777" w:rsidR="00387257" w:rsidRPr="00EA732C" w:rsidRDefault="00387257" w:rsidP="00DD7314">
            <w:pPr>
              <w:bidi w:val="0"/>
              <w:spacing w:line="360" w:lineRule="auto"/>
              <w:jc w:val="both"/>
              <w:rPr>
                <w:rFonts w:asciiTheme="majorBidi" w:hAnsiTheme="majorBidi" w:cstheme="majorBidi"/>
                <w:b w:val="0"/>
                <w:bCs w:val="0"/>
              </w:rPr>
            </w:pPr>
            <w:r>
              <w:rPr>
                <w:rFonts w:asciiTheme="majorBidi" w:hAnsiTheme="majorBidi" w:cstheme="majorBidi"/>
                <w:b w:val="0"/>
                <w:bCs w:val="0"/>
              </w:rPr>
              <w:t>Mentions of other Twitter users</w:t>
            </w:r>
          </w:p>
        </w:tc>
        <w:tc>
          <w:tcPr>
            <w:tcW w:w="2808" w:type="dxa"/>
          </w:tcPr>
          <w:p w14:paraId="5201E613" w14:textId="5423ED3E" w:rsidR="00387257" w:rsidRDefault="00387257" w:rsidP="00DD7314">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w:t>
            </w:r>
            <w:r w:rsidRPr="00EA732C">
              <w:rPr>
                <w:rFonts w:asciiTheme="majorBidi" w:hAnsiTheme="majorBidi" w:cstheme="majorBidi"/>
              </w:rPr>
              <w:t>dcexaminer</w:t>
            </w:r>
            <w:ins w:id="78" w:author="Antonio Avila" w:date="2019-12-11T22:46:00Z">
              <w:r w:rsidR="003509F3">
                <w:rPr>
                  <w:rFonts w:asciiTheme="majorBidi" w:hAnsiTheme="majorBidi" w:cstheme="majorBidi"/>
                </w:rPr>
                <w:t xml:space="preserve"> </w:t>
              </w:r>
            </w:ins>
            <w:r>
              <w:rPr>
                <w:rFonts w:asciiTheme="majorBidi" w:hAnsiTheme="majorBidi" w:cstheme="majorBidi"/>
              </w:rPr>
              <w:t>(Washingto Examiner)</w:t>
            </w:r>
          </w:p>
        </w:tc>
        <w:tc>
          <w:tcPr>
            <w:tcW w:w="3111" w:type="dxa"/>
          </w:tcPr>
          <w:p w14:paraId="2DE446E3" w14:textId="77777777" w:rsidR="00387257" w:rsidRDefault="00387257" w:rsidP="00DD7314">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Categorical</w:t>
            </w:r>
          </w:p>
        </w:tc>
      </w:tr>
      <w:tr w:rsidR="00387257" w14:paraId="691CDB3B" w14:textId="77777777" w:rsidTr="00DD7314">
        <w:tc>
          <w:tcPr>
            <w:cnfStyle w:val="001000000000" w:firstRow="0" w:lastRow="0" w:firstColumn="1" w:lastColumn="0" w:oddVBand="0" w:evenVBand="0" w:oddHBand="0" w:evenHBand="0" w:firstRowFirstColumn="0" w:firstRowLastColumn="0" w:lastRowFirstColumn="0" w:lastRowLastColumn="0"/>
            <w:tcW w:w="3097" w:type="dxa"/>
          </w:tcPr>
          <w:p w14:paraId="38279317" w14:textId="77777777" w:rsidR="00387257" w:rsidRPr="00EA732C" w:rsidRDefault="00387257" w:rsidP="00DD7314">
            <w:pPr>
              <w:bidi w:val="0"/>
              <w:spacing w:line="360" w:lineRule="auto"/>
              <w:jc w:val="both"/>
              <w:rPr>
                <w:rFonts w:asciiTheme="majorBidi" w:hAnsiTheme="majorBidi" w:cstheme="majorBidi"/>
                <w:b w:val="0"/>
                <w:bCs w:val="0"/>
              </w:rPr>
            </w:pPr>
            <w:r>
              <w:rPr>
                <w:rFonts w:asciiTheme="majorBidi" w:hAnsiTheme="majorBidi" w:cstheme="majorBidi"/>
                <w:b w:val="0"/>
                <w:bCs w:val="0"/>
              </w:rPr>
              <w:t>Hashtags</w:t>
            </w:r>
          </w:p>
        </w:tc>
        <w:tc>
          <w:tcPr>
            <w:tcW w:w="2808" w:type="dxa"/>
          </w:tcPr>
          <w:p w14:paraId="61429FF0" w14:textId="77777777" w:rsidR="00387257" w:rsidRDefault="00387257" w:rsidP="00DD7314">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w:t>
            </w:r>
            <w:r w:rsidRPr="00EA732C">
              <w:rPr>
                <w:rFonts w:asciiTheme="majorBidi" w:hAnsiTheme="majorBidi" w:cstheme="majorBidi"/>
              </w:rPr>
              <w:t>SaluteToAmerica</w:t>
            </w:r>
          </w:p>
        </w:tc>
        <w:tc>
          <w:tcPr>
            <w:tcW w:w="3111" w:type="dxa"/>
          </w:tcPr>
          <w:p w14:paraId="53FE9812" w14:textId="77777777" w:rsidR="00387257" w:rsidRDefault="00387257" w:rsidP="00DD7314">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Categorical</w:t>
            </w:r>
          </w:p>
        </w:tc>
      </w:tr>
      <w:tr w:rsidR="00387257" w14:paraId="3E14406F" w14:textId="77777777" w:rsidTr="00DD7314">
        <w:tc>
          <w:tcPr>
            <w:cnfStyle w:val="001000000000" w:firstRow="0" w:lastRow="0" w:firstColumn="1" w:lastColumn="0" w:oddVBand="0" w:evenVBand="0" w:oddHBand="0" w:evenHBand="0" w:firstRowFirstColumn="0" w:firstRowLastColumn="0" w:lastRowFirstColumn="0" w:lastRowLastColumn="0"/>
            <w:tcW w:w="3097" w:type="dxa"/>
          </w:tcPr>
          <w:p w14:paraId="13134778" w14:textId="77777777" w:rsidR="00387257" w:rsidRPr="00B86AE7" w:rsidRDefault="00387257" w:rsidP="00DD7314">
            <w:pPr>
              <w:bidi w:val="0"/>
              <w:spacing w:line="360" w:lineRule="auto"/>
              <w:jc w:val="both"/>
              <w:rPr>
                <w:rFonts w:asciiTheme="majorBidi" w:hAnsiTheme="majorBidi" w:cstheme="majorBidi"/>
                <w:b w:val="0"/>
                <w:bCs w:val="0"/>
              </w:rPr>
            </w:pPr>
            <w:r>
              <w:rPr>
                <w:rFonts w:asciiTheme="majorBidi" w:hAnsiTheme="majorBidi" w:cstheme="majorBidi"/>
                <w:b w:val="0"/>
                <w:bCs w:val="0"/>
              </w:rPr>
              <w:t>Favorite count</w:t>
            </w:r>
          </w:p>
        </w:tc>
        <w:tc>
          <w:tcPr>
            <w:tcW w:w="2808" w:type="dxa"/>
          </w:tcPr>
          <w:p w14:paraId="65A982AF" w14:textId="77777777" w:rsidR="00387257" w:rsidRDefault="00387257" w:rsidP="00DD7314">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E7">
              <w:rPr>
                <w:rFonts w:asciiTheme="majorBidi" w:hAnsiTheme="majorBidi" w:cstheme="majorBidi"/>
              </w:rPr>
              <w:t>116188</w:t>
            </w:r>
          </w:p>
        </w:tc>
        <w:tc>
          <w:tcPr>
            <w:tcW w:w="3111" w:type="dxa"/>
          </w:tcPr>
          <w:p w14:paraId="33076757" w14:textId="7BC1C809" w:rsidR="00387257" w:rsidRDefault="00387257" w:rsidP="00DD7314">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del w:id="79" w:author="Antonio Avila" w:date="2019-12-11T22:46:00Z">
              <w:r w:rsidDel="003509F3">
                <w:rPr>
                  <w:rFonts w:asciiTheme="majorBidi" w:hAnsiTheme="majorBidi" w:cstheme="majorBidi"/>
                </w:rPr>
                <w:delText>Continouos</w:delText>
              </w:r>
            </w:del>
            <w:ins w:id="80" w:author="Antonio Avila" w:date="2019-12-11T22:46:00Z">
              <w:r w:rsidR="003509F3">
                <w:rPr>
                  <w:rFonts w:asciiTheme="majorBidi" w:hAnsiTheme="majorBidi" w:cstheme="majorBidi"/>
                </w:rPr>
                <w:t>Continuous</w:t>
              </w:r>
            </w:ins>
          </w:p>
        </w:tc>
      </w:tr>
      <w:tr w:rsidR="00387257" w14:paraId="5A3AE5C4" w14:textId="77777777" w:rsidTr="00DD7314">
        <w:tc>
          <w:tcPr>
            <w:cnfStyle w:val="001000000000" w:firstRow="0" w:lastRow="0" w:firstColumn="1" w:lastColumn="0" w:oddVBand="0" w:evenVBand="0" w:oddHBand="0" w:evenHBand="0" w:firstRowFirstColumn="0" w:firstRowLastColumn="0" w:lastRowFirstColumn="0" w:lastRowLastColumn="0"/>
            <w:tcW w:w="3097" w:type="dxa"/>
          </w:tcPr>
          <w:p w14:paraId="29F8B546" w14:textId="77777777" w:rsidR="00387257" w:rsidRDefault="00387257" w:rsidP="00DD7314">
            <w:pPr>
              <w:bidi w:val="0"/>
              <w:spacing w:line="360" w:lineRule="auto"/>
              <w:jc w:val="both"/>
              <w:rPr>
                <w:rFonts w:asciiTheme="majorBidi" w:hAnsiTheme="majorBidi" w:cstheme="majorBidi"/>
                <w:b w:val="0"/>
                <w:bCs w:val="0"/>
              </w:rPr>
            </w:pPr>
            <w:r>
              <w:rPr>
                <w:rFonts w:asciiTheme="majorBidi" w:hAnsiTheme="majorBidi" w:cstheme="majorBidi"/>
                <w:b w:val="0"/>
                <w:bCs w:val="0"/>
              </w:rPr>
              <w:t>In Reply to</w:t>
            </w:r>
          </w:p>
        </w:tc>
        <w:tc>
          <w:tcPr>
            <w:tcW w:w="2808" w:type="dxa"/>
          </w:tcPr>
          <w:p w14:paraId="454EF4D4" w14:textId="77777777" w:rsidR="00387257" w:rsidRPr="00B86AE7" w:rsidRDefault="00387257" w:rsidP="00DD7314">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w:t>
            </w:r>
            <w:r w:rsidRPr="00B86AE7">
              <w:rPr>
                <w:rFonts w:asciiTheme="majorBidi" w:hAnsiTheme="majorBidi" w:cstheme="majorBidi"/>
              </w:rPr>
              <w:t>realDonaldTrump</w:t>
            </w:r>
          </w:p>
        </w:tc>
        <w:tc>
          <w:tcPr>
            <w:tcW w:w="3111" w:type="dxa"/>
          </w:tcPr>
          <w:p w14:paraId="01133DEA" w14:textId="77777777" w:rsidR="00387257" w:rsidRDefault="00387257" w:rsidP="00DD7314">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Categorical</w:t>
            </w:r>
          </w:p>
        </w:tc>
      </w:tr>
      <w:tr w:rsidR="00387257" w14:paraId="4ADBB759" w14:textId="77777777" w:rsidTr="00DD7314">
        <w:tc>
          <w:tcPr>
            <w:cnfStyle w:val="001000000000" w:firstRow="0" w:lastRow="0" w:firstColumn="1" w:lastColumn="0" w:oddVBand="0" w:evenVBand="0" w:oddHBand="0" w:evenHBand="0" w:firstRowFirstColumn="0" w:firstRowLastColumn="0" w:lastRowFirstColumn="0" w:lastRowLastColumn="0"/>
            <w:tcW w:w="3097" w:type="dxa"/>
          </w:tcPr>
          <w:p w14:paraId="208D6D0B" w14:textId="77777777" w:rsidR="00387257" w:rsidRDefault="00387257" w:rsidP="00DD7314">
            <w:pPr>
              <w:bidi w:val="0"/>
              <w:spacing w:line="360" w:lineRule="auto"/>
              <w:jc w:val="both"/>
              <w:rPr>
                <w:rFonts w:asciiTheme="majorBidi" w:hAnsiTheme="majorBidi" w:cstheme="majorBidi"/>
                <w:b w:val="0"/>
                <w:bCs w:val="0"/>
              </w:rPr>
            </w:pPr>
            <w:r>
              <w:rPr>
                <w:rFonts w:asciiTheme="majorBidi" w:hAnsiTheme="majorBidi" w:cstheme="majorBidi"/>
                <w:b w:val="0"/>
                <w:bCs w:val="0"/>
              </w:rPr>
              <w:t>Retweet count</w:t>
            </w:r>
          </w:p>
        </w:tc>
        <w:tc>
          <w:tcPr>
            <w:tcW w:w="2808" w:type="dxa"/>
          </w:tcPr>
          <w:p w14:paraId="6C9CFFF5" w14:textId="77777777" w:rsidR="00387257" w:rsidRPr="00B86AE7" w:rsidRDefault="00387257" w:rsidP="00DD7314">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E7">
              <w:rPr>
                <w:rFonts w:asciiTheme="majorBidi" w:hAnsiTheme="majorBidi" w:cstheme="majorBidi"/>
              </w:rPr>
              <w:t>5236</w:t>
            </w:r>
          </w:p>
        </w:tc>
        <w:tc>
          <w:tcPr>
            <w:tcW w:w="3111" w:type="dxa"/>
          </w:tcPr>
          <w:p w14:paraId="5E144659" w14:textId="77777777" w:rsidR="00387257" w:rsidRDefault="00387257" w:rsidP="00DD7314">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Categorical</w:t>
            </w:r>
          </w:p>
        </w:tc>
      </w:tr>
      <w:tr w:rsidR="00387257" w14:paraId="48DED09A" w14:textId="77777777" w:rsidTr="00DD7314">
        <w:tc>
          <w:tcPr>
            <w:cnfStyle w:val="001000000000" w:firstRow="0" w:lastRow="0" w:firstColumn="1" w:lastColumn="0" w:oddVBand="0" w:evenVBand="0" w:oddHBand="0" w:evenHBand="0" w:firstRowFirstColumn="0" w:firstRowLastColumn="0" w:lastRowFirstColumn="0" w:lastRowLastColumn="0"/>
            <w:tcW w:w="3097" w:type="dxa"/>
          </w:tcPr>
          <w:p w14:paraId="6A15A433" w14:textId="77777777" w:rsidR="00387257" w:rsidRDefault="00387257" w:rsidP="00DD7314">
            <w:pPr>
              <w:bidi w:val="0"/>
              <w:spacing w:line="360" w:lineRule="auto"/>
              <w:jc w:val="both"/>
              <w:rPr>
                <w:rFonts w:asciiTheme="majorBidi" w:hAnsiTheme="majorBidi" w:cstheme="majorBidi"/>
                <w:b w:val="0"/>
                <w:bCs w:val="0"/>
              </w:rPr>
            </w:pPr>
            <w:r>
              <w:rPr>
                <w:rFonts w:asciiTheme="majorBidi" w:hAnsiTheme="majorBidi" w:cstheme="majorBidi"/>
                <w:b w:val="0"/>
                <w:bCs w:val="0"/>
              </w:rPr>
              <w:t>Is Retweeted</w:t>
            </w:r>
          </w:p>
        </w:tc>
        <w:tc>
          <w:tcPr>
            <w:tcW w:w="2808" w:type="dxa"/>
          </w:tcPr>
          <w:p w14:paraId="5B4934AF" w14:textId="77777777" w:rsidR="00387257" w:rsidRPr="00B86AE7" w:rsidRDefault="00387257" w:rsidP="00DD7314">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TRUE</w:t>
            </w:r>
          </w:p>
        </w:tc>
        <w:tc>
          <w:tcPr>
            <w:tcW w:w="3111" w:type="dxa"/>
          </w:tcPr>
          <w:p w14:paraId="2276F697" w14:textId="77777777" w:rsidR="00387257" w:rsidRDefault="00387257" w:rsidP="00DD7314">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Binary</w:t>
            </w:r>
          </w:p>
        </w:tc>
      </w:tr>
      <w:tr w:rsidR="00387257" w14:paraId="1AD7FA2B" w14:textId="77777777" w:rsidTr="00DD7314">
        <w:tc>
          <w:tcPr>
            <w:cnfStyle w:val="001000000000" w:firstRow="0" w:lastRow="0" w:firstColumn="1" w:lastColumn="0" w:oddVBand="0" w:evenVBand="0" w:oddHBand="0" w:evenHBand="0" w:firstRowFirstColumn="0" w:firstRowLastColumn="0" w:lastRowFirstColumn="0" w:lastRowLastColumn="0"/>
            <w:tcW w:w="3097" w:type="dxa"/>
          </w:tcPr>
          <w:p w14:paraId="26F5844E" w14:textId="77777777" w:rsidR="00387257" w:rsidRDefault="00387257" w:rsidP="00DD7314">
            <w:pPr>
              <w:bidi w:val="0"/>
              <w:spacing w:line="360" w:lineRule="auto"/>
              <w:jc w:val="both"/>
              <w:rPr>
                <w:rFonts w:asciiTheme="majorBidi" w:hAnsiTheme="majorBidi" w:cstheme="majorBidi"/>
                <w:b w:val="0"/>
                <w:bCs w:val="0"/>
              </w:rPr>
            </w:pPr>
            <w:r>
              <w:rPr>
                <w:rFonts w:asciiTheme="majorBidi" w:hAnsiTheme="majorBidi" w:cstheme="majorBidi"/>
                <w:b w:val="0"/>
                <w:bCs w:val="0"/>
              </w:rPr>
              <w:t>Source</w:t>
            </w:r>
          </w:p>
        </w:tc>
        <w:tc>
          <w:tcPr>
            <w:tcW w:w="2808" w:type="dxa"/>
          </w:tcPr>
          <w:p w14:paraId="33E16E71" w14:textId="77777777" w:rsidR="00387257" w:rsidRDefault="00387257" w:rsidP="00DD7314">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E7">
              <w:rPr>
                <w:rFonts w:asciiTheme="majorBidi" w:hAnsiTheme="majorBidi" w:cstheme="majorBidi"/>
              </w:rPr>
              <w:t>Twitter for iPhone</w:t>
            </w:r>
          </w:p>
        </w:tc>
        <w:tc>
          <w:tcPr>
            <w:tcW w:w="3111" w:type="dxa"/>
          </w:tcPr>
          <w:p w14:paraId="6A56B12D" w14:textId="77777777" w:rsidR="00387257" w:rsidRDefault="00387257" w:rsidP="00DD7314">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Categorical</w:t>
            </w:r>
          </w:p>
        </w:tc>
      </w:tr>
      <w:tr w:rsidR="00387257" w14:paraId="65B84A34" w14:textId="77777777" w:rsidTr="00DD7314">
        <w:tc>
          <w:tcPr>
            <w:cnfStyle w:val="001000000000" w:firstRow="0" w:lastRow="0" w:firstColumn="1" w:lastColumn="0" w:oddVBand="0" w:evenVBand="0" w:oddHBand="0" w:evenHBand="0" w:firstRowFirstColumn="0" w:firstRowLastColumn="0" w:lastRowFirstColumn="0" w:lastRowLastColumn="0"/>
            <w:tcW w:w="3097" w:type="dxa"/>
          </w:tcPr>
          <w:p w14:paraId="6AA50FE5" w14:textId="77777777" w:rsidR="00387257" w:rsidRDefault="00387257" w:rsidP="00DD7314">
            <w:pPr>
              <w:bidi w:val="0"/>
              <w:spacing w:line="360" w:lineRule="auto"/>
              <w:jc w:val="both"/>
              <w:rPr>
                <w:rFonts w:asciiTheme="majorBidi" w:hAnsiTheme="majorBidi" w:cstheme="majorBidi"/>
                <w:b w:val="0"/>
                <w:bCs w:val="0"/>
              </w:rPr>
            </w:pPr>
            <w:r>
              <w:rPr>
                <w:rFonts w:asciiTheme="majorBidi" w:hAnsiTheme="majorBidi" w:cstheme="majorBidi"/>
                <w:b w:val="0"/>
                <w:bCs w:val="0"/>
              </w:rPr>
              <w:t>Topic</w:t>
            </w:r>
          </w:p>
        </w:tc>
        <w:tc>
          <w:tcPr>
            <w:tcW w:w="2808" w:type="dxa"/>
          </w:tcPr>
          <w:p w14:paraId="595FC0F2" w14:textId="77777777" w:rsidR="00387257" w:rsidRPr="00B86AE7" w:rsidRDefault="00387257" w:rsidP="00DD7314">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"Trade War"</w:t>
            </w:r>
          </w:p>
        </w:tc>
        <w:tc>
          <w:tcPr>
            <w:tcW w:w="3111" w:type="dxa"/>
          </w:tcPr>
          <w:p w14:paraId="4979EE50" w14:textId="77777777" w:rsidR="00387257" w:rsidRDefault="00387257" w:rsidP="00DD7314">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Categorical</w:t>
            </w:r>
          </w:p>
        </w:tc>
      </w:tr>
      <w:tr w:rsidR="00387257" w14:paraId="1C7DBF02" w14:textId="77777777" w:rsidTr="00DD7314">
        <w:tc>
          <w:tcPr>
            <w:cnfStyle w:val="001000000000" w:firstRow="0" w:lastRow="0" w:firstColumn="1" w:lastColumn="0" w:oddVBand="0" w:evenVBand="0" w:oddHBand="0" w:evenHBand="0" w:firstRowFirstColumn="0" w:firstRowLastColumn="0" w:lastRowFirstColumn="0" w:lastRowLastColumn="0"/>
            <w:tcW w:w="3097" w:type="dxa"/>
          </w:tcPr>
          <w:p w14:paraId="6A03903E" w14:textId="77777777" w:rsidR="00387257" w:rsidRDefault="00387257" w:rsidP="00DD7314">
            <w:pPr>
              <w:bidi w:val="0"/>
              <w:spacing w:line="360" w:lineRule="auto"/>
              <w:jc w:val="both"/>
              <w:rPr>
                <w:rFonts w:asciiTheme="majorBidi" w:hAnsiTheme="majorBidi" w:cstheme="majorBidi"/>
                <w:b w:val="0"/>
                <w:bCs w:val="0"/>
              </w:rPr>
            </w:pPr>
            <w:r>
              <w:rPr>
                <w:rFonts w:asciiTheme="majorBidi" w:hAnsiTheme="majorBidi" w:cstheme="majorBidi"/>
                <w:b w:val="0"/>
                <w:bCs w:val="0"/>
              </w:rPr>
              <w:t>Punctuation</w:t>
            </w:r>
          </w:p>
        </w:tc>
        <w:tc>
          <w:tcPr>
            <w:tcW w:w="2808" w:type="dxa"/>
          </w:tcPr>
          <w:p w14:paraId="25C1952F" w14:textId="77777777" w:rsidR="00387257" w:rsidRDefault="00387257" w:rsidP="00DD7314">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w:t>
            </w:r>
          </w:p>
        </w:tc>
        <w:tc>
          <w:tcPr>
            <w:tcW w:w="3111" w:type="dxa"/>
          </w:tcPr>
          <w:p w14:paraId="0E84ECD1" w14:textId="77777777" w:rsidR="00387257" w:rsidRDefault="00387257" w:rsidP="00DD7314">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Categorical</w:t>
            </w:r>
          </w:p>
        </w:tc>
      </w:tr>
      <w:tr w:rsidR="00387257" w14:paraId="3014B8FB" w14:textId="77777777" w:rsidTr="00DD7314">
        <w:tc>
          <w:tcPr>
            <w:cnfStyle w:val="001000000000" w:firstRow="0" w:lastRow="0" w:firstColumn="1" w:lastColumn="0" w:oddVBand="0" w:evenVBand="0" w:oddHBand="0" w:evenHBand="0" w:firstRowFirstColumn="0" w:firstRowLastColumn="0" w:lastRowFirstColumn="0" w:lastRowLastColumn="0"/>
            <w:tcW w:w="3097" w:type="dxa"/>
          </w:tcPr>
          <w:p w14:paraId="1F15623B" w14:textId="77777777" w:rsidR="00387257" w:rsidRDefault="00387257" w:rsidP="00DD7314">
            <w:pPr>
              <w:bidi w:val="0"/>
              <w:spacing w:line="360" w:lineRule="auto"/>
              <w:jc w:val="both"/>
              <w:rPr>
                <w:rFonts w:asciiTheme="majorBidi" w:hAnsiTheme="majorBidi" w:cstheme="majorBidi"/>
                <w:b w:val="0"/>
                <w:bCs w:val="0"/>
              </w:rPr>
            </w:pPr>
            <w:r>
              <w:rPr>
                <w:rFonts w:asciiTheme="majorBidi" w:hAnsiTheme="majorBidi" w:cstheme="majorBidi"/>
                <w:b w:val="0"/>
                <w:bCs w:val="0"/>
              </w:rPr>
              <w:t>Words used in text</w:t>
            </w:r>
          </w:p>
        </w:tc>
        <w:tc>
          <w:tcPr>
            <w:tcW w:w="2808" w:type="dxa"/>
          </w:tcPr>
          <w:p w14:paraId="1266353F" w14:textId="77777777" w:rsidR="00387257" w:rsidRDefault="00387257" w:rsidP="00DD7314">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w:t>
            </w:r>
            <w:r w:rsidRPr="0085405F">
              <w:rPr>
                <w:rFonts w:asciiTheme="majorBidi" w:hAnsiTheme="majorBidi" w:cstheme="majorBidi"/>
              </w:rPr>
              <w:t>nervous</w:t>
            </w:r>
            <w:r>
              <w:rPr>
                <w:rFonts w:asciiTheme="majorBidi" w:hAnsiTheme="majorBidi" w:cstheme="majorBidi"/>
              </w:rPr>
              <w:t>"</w:t>
            </w:r>
          </w:p>
        </w:tc>
        <w:tc>
          <w:tcPr>
            <w:tcW w:w="3111" w:type="dxa"/>
          </w:tcPr>
          <w:p w14:paraId="7615741F" w14:textId="77777777" w:rsidR="00387257" w:rsidRDefault="00387257" w:rsidP="00DD7314">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Categorical</w:t>
            </w:r>
          </w:p>
        </w:tc>
      </w:tr>
      <w:tr w:rsidR="00387257" w14:paraId="21CEE4E0" w14:textId="77777777" w:rsidTr="00DD7314">
        <w:tc>
          <w:tcPr>
            <w:cnfStyle w:val="001000000000" w:firstRow="0" w:lastRow="0" w:firstColumn="1" w:lastColumn="0" w:oddVBand="0" w:evenVBand="0" w:oddHBand="0" w:evenHBand="0" w:firstRowFirstColumn="0" w:firstRowLastColumn="0" w:lastRowFirstColumn="0" w:lastRowLastColumn="0"/>
            <w:tcW w:w="3097" w:type="dxa"/>
          </w:tcPr>
          <w:p w14:paraId="2609486E" w14:textId="77777777" w:rsidR="00387257" w:rsidRDefault="00387257" w:rsidP="00DD7314">
            <w:pPr>
              <w:bidi w:val="0"/>
              <w:spacing w:line="360" w:lineRule="auto"/>
              <w:jc w:val="both"/>
              <w:rPr>
                <w:rFonts w:asciiTheme="majorBidi" w:hAnsiTheme="majorBidi" w:cstheme="majorBidi"/>
                <w:b w:val="0"/>
                <w:bCs w:val="0"/>
              </w:rPr>
            </w:pPr>
            <w:r>
              <w:rPr>
                <w:rFonts w:asciiTheme="majorBidi" w:hAnsiTheme="majorBidi" w:cstheme="majorBidi"/>
                <w:b w:val="0"/>
                <w:bCs w:val="0"/>
              </w:rPr>
              <w:t>Sentiment</w:t>
            </w:r>
          </w:p>
        </w:tc>
        <w:tc>
          <w:tcPr>
            <w:tcW w:w="2808" w:type="dxa"/>
          </w:tcPr>
          <w:p w14:paraId="4D2C763B" w14:textId="77777777" w:rsidR="00387257" w:rsidRDefault="00387257" w:rsidP="00DD7314">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Positive</w:t>
            </w:r>
          </w:p>
        </w:tc>
        <w:tc>
          <w:tcPr>
            <w:tcW w:w="3111" w:type="dxa"/>
          </w:tcPr>
          <w:p w14:paraId="3DC0A035" w14:textId="77777777" w:rsidR="00387257" w:rsidRDefault="00387257" w:rsidP="00DD7314">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Categorical</w:t>
            </w:r>
          </w:p>
        </w:tc>
      </w:tr>
    </w:tbl>
    <w:p w14:paraId="200DEBE8" w14:textId="2623BDAE" w:rsidR="00387257" w:rsidRDefault="00387257" w:rsidP="00387257">
      <w:pPr>
        <w:bidi w:val="0"/>
        <w:spacing w:line="360" w:lineRule="auto"/>
        <w:jc w:val="both"/>
        <w:rPr>
          <w:rFonts w:asciiTheme="majorBidi" w:hAnsiTheme="majorBidi" w:cstheme="majorBidi"/>
          <w:b/>
          <w:bCs/>
          <w:u w:val="single"/>
        </w:rPr>
      </w:pPr>
    </w:p>
    <w:p w14:paraId="44309560" w14:textId="77777777" w:rsidR="002B2507" w:rsidRPr="00387257" w:rsidRDefault="002B2507" w:rsidP="002B2507">
      <w:pPr>
        <w:bidi w:val="0"/>
        <w:spacing w:line="360" w:lineRule="auto"/>
        <w:jc w:val="both"/>
        <w:rPr>
          <w:rFonts w:asciiTheme="majorBidi" w:hAnsiTheme="majorBidi" w:cstheme="majorBidi"/>
          <w:b/>
          <w:bCs/>
          <w:u w:val="single"/>
        </w:rPr>
      </w:pPr>
    </w:p>
    <w:p w14:paraId="10BB89E7" w14:textId="3EF3081C" w:rsidR="00AF3030" w:rsidRPr="0066638D" w:rsidRDefault="00AF3030" w:rsidP="00AF3030">
      <w:pPr>
        <w:bidi w:val="0"/>
        <w:spacing w:line="360" w:lineRule="auto"/>
        <w:jc w:val="both"/>
        <w:rPr>
          <w:rFonts w:asciiTheme="majorBidi" w:hAnsiTheme="majorBidi" w:cstheme="majorBidi"/>
          <w:b/>
          <w:bCs/>
        </w:rPr>
      </w:pPr>
      <w:r>
        <w:rPr>
          <w:rFonts w:asciiTheme="majorBidi" w:hAnsiTheme="majorBidi" w:cstheme="majorBidi"/>
          <w:b/>
          <w:bCs/>
        </w:rPr>
        <w:t>Table B – Yahoo! Finance variables to be used in the data analysis process</w:t>
      </w:r>
    </w:p>
    <w:tbl>
      <w:tblPr>
        <w:tblStyle w:val="GridTable1Light"/>
        <w:tblW w:w="0" w:type="auto"/>
        <w:tblLook w:val="04A0" w:firstRow="1" w:lastRow="0" w:firstColumn="1" w:lastColumn="0" w:noHBand="0" w:noVBand="1"/>
      </w:tblPr>
      <w:tblGrid>
        <w:gridCol w:w="3097"/>
        <w:gridCol w:w="2808"/>
        <w:gridCol w:w="3111"/>
      </w:tblGrid>
      <w:tr w:rsidR="00AF3030" w14:paraId="083095FE" w14:textId="77777777" w:rsidTr="00DD73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97" w:type="dxa"/>
          </w:tcPr>
          <w:p w14:paraId="05A61161" w14:textId="77777777" w:rsidR="00AF3030" w:rsidRDefault="00AF3030" w:rsidP="00DD7314">
            <w:pPr>
              <w:bidi w:val="0"/>
              <w:spacing w:line="360" w:lineRule="auto"/>
              <w:jc w:val="both"/>
              <w:rPr>
                <w:rFonts w:asciiTheme="majorBidi" w:hAnsiTheme="majorBidi" w:cstheme="majorBidi"/>
              </w:rPr>
            </w:pPr>
            <w:r>
              <w:rPr>
                <w:rFonts w:asciiTheme="majorBidi" w:hAnsiTheme="majorBidi" w:cstheme="majorBidi"/>
              </w:rPr>
              <w:t>Feature</w:t>
            </w:r>
          </w:p>
        </w:tc>
        <w:tc>
          <w:tcPr>
            <w:tcW w:w="2808" w:type="dxa"/>
          </w:tcPr>
          <w:p w14:paraId="4EF55B07" w14:textId="77777777" w:rsidR="00AF3030" w:rsidRDefault="00AF3030" w:rsidP="00DD7314">
            <w:pPr>
              <w:bidi w:val="0"/>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Example</w:t>
            </w:r>
          </w:p>
        </w:tc>
        <w:tc>
          <w:tcPr>
            <w:tcW w:w="3111" w:type="dxa"/>
          </w:tcPr>
          <w:p w14:paraId="35B1FC80" w14:textId="77777777" w:rsidR="00AF3030" w:rsidRDefault="00AF3030" w:rsidP="00DD7314">
            <w:pPr>
              <w:bidi w:val="0"/>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Type of variable</w:t>
            </w:r>
          </w:p>
        </w:tc>
      </w:tr>
      <w:tr w:rsidR="00AF3030" w14:paraId="4BDEECFE" w14:textId="77777777" w:rsidTr="00DD7314">
        <w:tc>
          <w:tcPr>
            <w:cnfStyle w:val="001000000000" w:firstRow="0" w:lastRow="0" w:firstColumn="1" w:lastColumn="0" w:oddVBand="0" w:evenVBand="0" w:oddHBand="0" w:evenHBand="0" w:firstRowFirstColumn="0" w:firstRowLastColumn="0" w:lastRowFirstColumn="0" w:lastRowLastColumn="0"/>
            <w:tcW w:w="3097" w:type="dxa"/>
          </w:tcPr>
          <w:p w14:paraId="4AF6DC6F" w14:textId="0001937E" w:rsidR="00AF3030" w:rsidRPr="00EA732C" w:rsidRDefault="00AF3030" w:rsidP="00DD7314">
            <w:pPr>
              <w:bidi w:val="0"/>
              <w:spacing w:line="360" w:lineRule="auto"/>
              <w:jc w:val="both"/>
              <w:rPr>
                <w:rFonts w:asciiTheme="majorBidi" w:hAnsiTheme="majorBidi" w:cstheme="majorBidi"/>
                <w:b w:val="0"/>
                <w:bCs w:val="0"/>
              </w:rPr>
            </w:pPr>
            <w:r>
              <w:rPr>
                <w:rFonts w:asciiTheme="majorBidi" w:hAnsiTheme="majorBidi" w:cstheme="majorBidi"/>
                <w:b w:val="0"/>
                <w:bCs w:val="0"/>
              </w:rPr>
              <w:t>Value</w:t>
            </w:r>
          </w:p>
        </w:tc>
        <w:tc>
          <w:tcPr>
            <w:tcW w:w="2808" w:type="dxa"/>
          </w:tcPr>
          <w:p w14:paraId="7B7359C6" w14:textId="6B7C52B9" w:rsidR="00AF3030" w:rsidRDefault="00AF3030" w:rsidP="00DD7314">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F3030">
              <w:rPr>
                <w:rFonts w:asciiTheme="majorBidi" w:hAnsiTheme="majorBidi" w:cstheme="majorBidi"/>
              </w:rPr>
              <w:t>15.19</w:t>
            </w:r>
          </w:p>
        </w:tc>
        <w:tc>
          <w:tcPr>
            <w:tcW w:w="3111" w:type="dxa"/>
          </w:tcPr>
          <w:p w14:paraId="1347FDC3" w14:textId="14F66143" w:rsidR="00AF3030" w:rsidRDefault="00AF3030" w:rsidP="00DD7314">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Continuous</w:t>
            </w:r>
          </w:p>
        </w:tc>
      </w:tr>
      <w:tr w:rsidR="00AF3030" w14:paraId="523DE56E" w14:textId="77777777" w:rsidTr="00DD7314">
        <w:tc>
          <w:tcPr>
            <w:cnfStyle w:val="001000000000" w:firstRow="0" w:lastRow="0" w:firstColumn="1" w:lastColumn="0" w:oddVBand="0" w:evenVBand="0" w:oddHBand="0" w:evenHBand="0" w:firstRowFirstColumn="0" w:firstRowLastColumn="0" w:lastRowFirstColumn="0" w:lastRowLastColumn="0"/>
            <w:tcW w:w="3097" w:type="dxa"/>
          </w:tcPr>
          <w:p w14:paraId="4236AD3B" w14:textId="223CC95F" w:rsidR="00AF3030" w:rsidRPr="00EA732C" w:rsidRDefault="00AF3030" w:rsidP="00DD7314">
            <w:pPr>
              <w:bidi w:val="0"/>
              <w:spacing w:line="360" w:lineRule="auto"/>
              <w:jc w:val="both"/>
              <w:rPr>
                <w:rFonts w:asciiTheme="majorBidi" w:hAnsiTheme="majorBidi" w:cstheme="majorBidi"/>
                <w:b w:val="0"/>
                <w:bCs w:val="0"/>
              </w:rPr>
            </w:pPr>
            <w:r>
              <w:rPr>
                <w:rFonts w:asciiTheme="majorBidi" w:hAnsiTheme="majorBidi" w:cstheme="majorBidi"/>
                <w:b w:val="0"/>
                <w:bCs w:val="0"/>
              </w:rPr>
              <w:t>Market value time</w:t>
            </w:r>
          </w:p>
        </w:tc>
        <w:tc>
          <w:tcPr>
            <w:tcW w:w="2808" w:type="dxa"/>
          </w:tcPr>
          <w:p w14:paraId="46A08BEC" w14:textId="7D6F224F" w:rsidR="00AF3030" w:rsidRDefault="003A5D2A" w:rsidP="00DD7314">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12:09 12/05/2018</w:t>
            </w:r>
          </w:p>
        </w:tc>
        <w:tc>
          <w:tcPr>
            <w:tcW w:w="3111" w:type="dxa"/>
          </w:tcPr>
          <w:p w14:paraId="1824AE42" w14:textId="452A3BFA" w:rsidR="00AF3030" w:rsidRDefault="00AF3030" w:rsidP="00DD7314">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Date/Time</w:t>
            </w:r>
          </w:p>
        </w:tc>
      </w:tr>
      <w:tr w:rsidR="00AF3030" w14:paraId="33FFEC7B" w14:textId="77777777" w:rsidTr="00DD7314">
        <w:tc>
          <w:tcPr>
            <w:cnfStyle w:val="001000000000" w:firstRow="0" w:lastRow="0" w:firstColumn="1" w:lastColumn="0" w:oddVBand="0" w:evenVBand="0" w:oddHBand="0" w:evenHBand="0" w:firstRowFirstColumn="0" w:firstRowLastColumn="0" w:lastRowFirstColumn="0" w:lastRowLastColumn="0"/>
            <w:tcW w:w="3097" w:type="dxa"/>
          </w:tcPr>
          <w:p w14:paraId="2B97836E" w14:textId="42AE0F16" w:rsidR="00AF3030" w:rsidRPr="00EA732C" w:rsidRDefault="003A5D2A" w:rsidP="00DD7314">
            <w:pPr>
              <w:bidi w:val="0"/>
              <w:spacing w:line="360" w:lineRule="auto"/>
              <w:jc w:val="both"/>
              <w:rPr>
                <w:rFonts w:asciiTheme="majorBidi" w:hAnsiTheme="majorBidi" w:cstheme="majorBidi"/>
                <w:b w:val="0"/>
                <w:bCs w:val="0"/>
              </w:rPr>
            </w:pPr>
            <w:r>
              <w:rPr>
                <w:rFonts w:asciiTheme="majorBidi" w:hAnsiTheme="majorBidi" w:cstheme="majorBidi"/>
                <w:b w:val="0"/>
                <w:bCs w:val="0"/>
              </w:rPr>
              <w:t xml:space="preserve">% change last </w:t>
            </w:r>
            <w:r w:rsidR="00264DA8">
              <w:rPr>
                <w:rFonts w:asciiTheme="majorBidi" w:hAnsiTheme="majorBidi" w:cstheme="majorBidi"/>
                <w:b w:val="0"/>
                <w:bCs w:val="0"/>
              </w:rPr>
              <w:t xml:space="preserve">+/- </w:t>
            </w:r>
            <w:r>
              <w:rPr>
                <w:rFonts w:asciiTheme="majorBidi" w:hAnsiTheme="majorBidi" w:cstheme="majorBidi"/>
                <w:b w:val="0"/>
                <w:bCs w:val="0"/>
              </w:rPr>
              <w:t>10 minutes</w:t>
            </w:r>
          </w:p>
        </w:tc>
        <w:tc>
          <w:tcPr>
            <w:tcW w:w="2808" w:type="dxa"/>
          </w:tcPr>
          <w:p w14:paraId="6E99DDF6" w14:textId="1DD2BCD0" w:rsidR="00AF3030" w:rsidRDefault="003A5D2A" w:rsidP="00DD7314">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0.1%</w:t>
            </w:r>
          </w:p>
        </w:tc>
        <w:tc>
          <w:tcPr>
            <w:tcW w:w="3111" w:type="dxa"/>
          </w:tcPr>
          <w:p w14:paraId="1FE51FC1" w14:textId="5EC8D6E1" w:rsidR="00AF3030" w:rsidRDefault="003A5D2A" w:rsidP="00DD7314">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Continuous</w:t>
            </w:r>
          </w:p>
        </w:tc>
      </w:tr>
      <w:tr w:rsidR="003A5D2A" w14:paraId="39B8F9A1" w14:textId="77777777" w:rsidTr="00DD7314">
        <w:tc>
          <w:tcPr>
            <w:cnfStyle w:val="001000000000" w:firstRow="0" w:lastRow="0" w:firstColumn="1" w:lastColumn="0" w:oddVBand="0" w:evenVBand="0" w:oddHBand="0" w:evenHBand="0" w:firstRowFirstColumn="0" w:firstRowLastColumn="0" w:lastRowFirstColumn="0" w:lastRowLastColumn="0"/>
            <w:tcW w:w="3097" w:type="dxa"/>
          </w:tcPr>
          <w:p w14:paraId="7C1FFB74" w14:textId="2A859A7B" w:rsidR="003A5D2A" w:rsidRPr="00B86AE7" w:rsidRDefault="003A5D2A" w:rsidP="003A5D2A">
            <w:pPr>
              <w:bidi w:val="0"/>
              <w:spacing w:line="360" w:lineRule="auto"/>
              <w:jc w:val="both"/>
              <w:rPr>
                <w:rFonts w:asciiTheme="majorBidi" w:hAnsiTheme="majorBidi" w:cstheme="majorBidi"/>
                <w:b w:val="0"/>
                <w:bCs w:val="0"/>
              </w:rPr>
            </w:pPr>
            <w:r>
              <w:rPr>
                <w:rFonts w:asciiTheme="majorBidi" w:hAnsiTheme="majorBidi" w:cstheme="majorBidi"/>
                <w:b w:val="0"/>
                <w:bCs w:val="0"/>
              </w:rPr>
              <w:t xml:space="preserve">% change last </w:t>
            </w:r>
            <w:r w:rsidR="00264DA8">
              <w:rPr>
                <w:rFonts w:asciiTheme="majorBidi" w:hAnsiTheme="majorBidi" w:cstheme="majorBidi"/>
                <w:b w:val="0"/>
                <w:bCs w:val="0"/>
              </w:rPr>
              <w:t xml:space="preserve">+/- </w:t>
            </w:r>
            <w:r>
              <w:rPr>
                <w:rFonts w:asciiTheme="majorBidi" w:hAnsiTheme="majorBidi" w:cstheme="majorBidi"/>
                <w:b w:val="0"/>
                <w:bCs w:val="0"/>
              </w:rPr>
              <w:t>30 minutes</w:t>
            </w:r>
          </w:p>
        </w:tc>
        <w:tc>
          <w:tcPr>
            <w:tcW w:w="2808" w:type="dxa"/>
          </w:tcPr>
          <w:p w14:paraId="71FE89FF" w14:textId="0C35842D" w:rsidR="003A5D2A" w:rsidRDefault="003A5D2A" w:rsidP="003A5D2A">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-0.25%</w:t>
            </w:r>
          </w:p>
        </w:tc>
        <w:tc>
          <w:tcPr>
            <w:tcW w:w="3111" w:type="dxa"/>
          </w:tcPr>
          <w:p w14:paraId="4D00FB64" w14:textId="3D9F1A47" w:rsidR="003A5D2A" w:rsidRDefault="003A5D2A" w:rsidP="003A5D2A">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Continuous</w:t>
            </w:r>
          </w:p>
        </w:tc>
      </w:tr>
      <w:tr w:rsidR="003A5D2A" w14:paraId="779444FA" w14:textId="77777777" w:rsidTr="00DD7314">
        <w:tc>
          <w:tcPr>
            <w:cnfStyle w:val="001000000000" w:firstRow="0" w:lastRow="0" w:firstColumn="1" w:lastColumn="0" w:oddVBand="0" w:evenVBand="0" w:oddHBand="0" w:evenHBand="0" w:firstRowFirstColumn="0" w:firstRowLastColumn="0" w:lastRowFirstColumn="0" w:lastRowLastColumn="0"/>
            <w:tcW w:w="3097" w:type="dxa"/>
          </w:tcPr>
          <w:p w14:paraId="084D6836" w14:textId="03EE5938" w:rsidR="003A5D2A" w:rsidRDefault="003A5D2A" w:rsidP="003A5D2A">
            <w:pPr>
              <w:bidi w:val="0"/>
              <w:spacing w:line="360" w:lineRule="auto"/>
              <w:jc w:val="both"/>
              <w:rPr>
                <w:rFonts w:asciiTheme="majorBidi" w:hAnsiTheme="majorBidi" w:cstheme="majorBidi"/>
                <w:b w:val="0"/>
                <w:bCs w:val="0"/>
              </w:rPr>
            </w:pPr>
            <w:r>
              <w:rPr>
                <w:rFonts w:asciiTheme="majorBidi" w:hAnsiTheme="majorBidi" w:cstheme="majorBidi"/>
                <w:b w:val="0"/>
                <w:bCs w:val="0"/>
              </w:rPr>
              <w:t>% change last</w:t>
            </w:r>
            <w:r w:rsidR="00264DA8">
              <w:rPr>
                <w:rFonts w:asciiTheme="majorBidi" w:hAnsiTheme="majorBidi" w:cstheme="majorBidi"/>
                <w:b w:val="0"/>
                <w:bCs w:val="0"/>
              </w:rPr>
              <w:t xml:space="preserve"> +/-</w:t>
            </w:r>
            <w:r>
              <w:rPr>
                <w:rFonts w:asciiTheme="majorBidi" w:hAnsiTheme="majorBidi" w:cstheme="majorBidi"/>
                <w:b w:val="0"/>
                <w:bCs w:val="0"/>
              </w:rPr>
              <w:t xml:space="preserve"> hour</w:t>
            </w:r>
          </w:p>
        </w:tc>
        <w:tc>
          <w:tcPr>
            <w:tcW w:w="2808" w:type="dxa"/>
          </w:tcPr>
          <w:p w14:paraId="1CA3A77A" w14:textId="399AE555" w:rsidR="003A5D2A" w:rsidRPr="00B86AE7" w:rsidRDefault="003A5D2A" w:rsidP="003A5D2A">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0.27</w:t>
            </w:r>
          </w:p>
        </w:tc>
        <w:tc>
          <w:tcPr>
            <w:tcW w:w="3111" w:type="dxa"/>
          </w:tcPr>
          <w:p w14:paraId="4D5CAE37" w14:textId="78B9A308" w:rsidR="003A5D2A" w:rsidRDefault="003A5D2A" w:rsidP="003A5D2A">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Continuous</w:t>
            </w:r>
          </w:p>
        </w:tc>
      </w:tr>
      <w:tr w:rsidR="003A5D2A" w14:paraId="30D40F9A" w14:textId="77777777" w:rsidTr="00DD7314">
        <w:tc>
          <w:tcPr>
            <w:cnfStyle w:val="001000000000" w:firstRow="0" w:lastRow="0" w:firstColumn="1" w:lastColumn="0" w:oddVBand="0" w:evenVBand="0" w:oddHBand="0" w:evenHBand="0" w:firstRowFirstColumn="0" w:firstRowLastColumn="0" w:lastRowFirstColumn="0" w:lastRowLastColumn="0"/>
            <w:tcW w:w="3097" w:type="dxa"/>
          </w:tcPr>
          <w:p w14:paraId="0E27123A" w14:textId="088E60AA" w:rsidR="003A5D2A" w:rsidRDefault="003A5D2A" w:rsidP="003A5D2A">
            <w:pPr>
              <w:bidi w:val="0"/>
              <w:spacing w:line="360" w:lineRule="auto"/>
              <w:jc w:val="both"/>
              <w:rPr>
                <w:rFonts w:asciiTheme="majorBidi" w:hAnsiTheme="majorBidi" w:cstheme="majorBidi"/>
                <w:b w:val="0"/>
                <w:bCs w:val="0"/>
              </w:rPr>
            </w:pPr>
            <w:r>
              <w:rPr>
                <w:rFonts w:asciiTheme="majorBidi" w:hAnsiTheme="majorBidi" w:cstheme="majorBidi"/>
                <w:b w:val="0"/>
                <w:bCs w:val="0"/>
              </w:rPr>
              <w:t>% change last</w:t>
            </w:r>
            <w:r w:rsidR="00264DA8">
              <w:rPr>
                <w:rFonts w:asciiTheme="majorBidi" w:hAnsiTheme="majorBidi" w:cstheme="majorBidi"/>
                <w:b w:val="0"/>
                <w:bCs w:val="0"/>
              </w:rPr>
              <w:t xml:space="preserve"> +/-</w:t>
            </w:r>
            <w:r>
              <w:rPr>
                <w:rFonts w:asciiTheme="majorBidi" w:hAnsiTheme="majorBidi" w:cstheme="majorBidi"/>
                <w:b w:val="0"/>
                <w:bCs w:val="0"/>
              </w:rPr>
              <w:t xml:space="preserve"> 3 hours</w:t>
            </w:r>
          </w:p>
        </w:tc>
        <w:tc>
          <w:tcPr>
            <w:tcW w:w="2808" w:type="dxa"/>
          </w:tcPr>
          <w:p w14:paraId="0BF2E1A9" w14:textId="488DE50E" w:rsidR="003A5D2A" w:rsidRPr="00B86AE7" w:rsidRDefault="003A5D2A" w:rsidP="003A5D2A">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1.2%</w:t>
            </w:r>
          </w:p>
        </w:tc>
        <w:tc>
          <w:tcPr>
            <w:tcW w:w="3111" w:type="dxa"/>
          </w:tcPr>
          <w:p w14:paraId="7FC7D8C6" w14:textId="7FD7E663" w:rsidR="003A5D2A" w:rsidRDefault="003A5D2A" w:rsidP="003A5D2A">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Continuous</w:t>
            </w:r>
          </w:p>
        </w:tc>
      </w:tr>
      <w:tr w:rsidR="00264DA8" w14:paraId="3064597B" w14:textId="77777777" w:rsidTr="00DD7314">
        <w:tc>
          <w:tcPr>
            <w:cnfStyle w:val="001000000000" w:firstRow="0" w:lastRow="0" w:firstColumn="1" w:lastColumn="0" w:oddVBand="0" w:evenVBand="0" w:oddHBand="0" w:evenHBand="0" w:firstRowFirstColumn="0" w:firstRowLastColumn="0" w:lastRowFirstColumn="0" w:lastRowLastColumn="0"/>
            <w:tcW w:w="3097" w:type="dxa"/>
          </w:tcPr>
          <w:p w14:paraId="11C32155" w14:textId="5014A295" w:rsidR="00264DA8" w:rsidRDefault="00264DA8" w:rsidP="003A5D2A">
            <w:pPr>
              <w:bidi w:val="0"/>
              <w:spacing w:line="360" w:lineRule="auto"/>
              <w:jc w:val="both"/>
              <w:rPr>
                <w:rFonts w:asciiTheme="majorBidi" w:hAnsiTheme="majorBidi" w:cstheme="majorBidi"/>
                <w:b w:val="0"/>
                <w:bCs w:val="0"/>
              </w:rPr>
            </w:pPr>
            <w:r>
              <w:rPr>
                <w:rFonts w:asciiTheme="majorBidi" w:hAnsiTheme="majorBidi" w:cstheme="majorBidi"/>
                <w:b w:val="0"/>
                <w:bCs w:val="0"/>
              </w:rPr>
              <w:t>% change last +/- 12 hours</w:t>
            </w:r>
          </w:p>
        </w:tc>
        <w:tc>
          <w:tcPr>
            <w:tcW w:w="2808" w:type="dxa"/>
          </w:tcPr>
          <w:p w14:paraId="05E26F4F" w14:textId="4B549130" w:rsidR="00264DA8" w:rsidRDefault="00264DA8" w:rsidP="003A5D2A">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0.8%</w:t>
            </w:r>
          </w:p>
        </w:tc>
        <w:tc>
          <w:tcPr>
            <w:tcW w:w="3111" w:type="dxa"/>
          </w:tcPr>
          <w:p w14:paraId="5AD4CA5E" w14:textId="4110E301" w:rsidR="00264DA8" w:rsidRDefault="00264DA8" w:rsidP="003A5D2A">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Continuous</w:t>
            </w:r>
          </w:p>
        </w:tc>
      </w:tr>
      <w:tr w:rsidR="00264DA8" w14:paraId="0BB577C2" w14:textId="77777777" w:rsidTr="00DD7314">
        <w:tc>
          <w:tcPr>
            <w:cnfStyle w:val="001000000000" w:firstRow="0" w:lastRow="0" w:firstColumn="1" w:lastColumn="0" w:oddVBand="0" w:evenVBand="0" w:oddHBand="0" w:evenHBand="0" w:firstRowFirstColumn="0" w:firstRowLastColumn="0" w:lastRowFirstColumn="0" w:lastRowLastColumn="0"/>
            <w:tcW w:w="3097" w:type="dxa"/>
          </w:tcPr>
          <w:p w14:paraId="5EA05E9E" w14:textId="0486E6B6" w:rsidR="00264DA8" w:rsidRDefault="00264DA8" w:rsidP="003A5D2A">
            <w:pPr>
              <w:bidi w:val="0"/>
              <w:spacing w:line="360" w:lineRule="auto"/>
              <w:jc w:val="both"/>
              <w:rPr>
                <w:rFonts w:asciiTheme="majorBidi" w:hAnsiTheme="majorBidi" w:cstheme="majorBidi"/>
                <w:b w:val="0"/>
                <w:bCs w:val="0"/>
              </w:rPr>
            </w:pPr>
            <w:r>
              <w:rPr>
                <w:rFonts w:asciiTheme="majorBidi" w:hAnsiTheme="majorBidi" w:cstheme="majorBidi"/>
                <w:b w:val="0"/>
                <w:bCs w:val="0"/>
              </w:rPr>
              <w:t>% change last +/- 24 hours</w:t>
            </w:r>
          </w:p>
        </w:tc>
        <w:tc>
          <w:tcPr>
            <w:tcW w:w="2808" w:type="dxa"/>
          </w:tcPr>
          <w:p w14:paraId="495ACD75" w14:textId="625B4CB7" w:rsidR="00264DA8" w:rsidRDefault="00264DA8" w:rsidP="003A5D2A">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1.8%</w:t>
            </w:r>
          </w:p>
        </w:tc>
        <w:tc>
          <w:tcPr>
            <w:tcW w:w="3111" w:type="dxa"/>
          </w:tcPr>
          <w:p w14:paraId="3B88D739" w14:textId="0D26DCF2" w:rsidR="00264DA8" w:rsidRDefault="00264DA8" w:rsidP="003A5D2A">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Continuous</w:t>
            </w:r>
          </w:p>
        </w:tc>
      </w:tr>
      <w:tr w:rsidR="00FE33D8" w14:paraId="76E2FF23" w14:textId="77777777" w:rsidTr="00DD7314">
        <w:tc>
          <w:tcPr>
            <w:cnfStyle w:val="001000000000" w:firstRow="0" w:lastRow="0" w:firstColumn="1" w:lastColumn="0" w:oddVBand="0" w:evenVBand="0" w:oddHBand="0" w:evenHBand="0" w:firstRowFirstColumn="0" w:firstRowLastColumn="0" w:lastRowFirstColumn="0" w:lastRowLastColumn="0"/>
            <w:tcW w:w="3097" w:type="dxa"/>
          </w:tcPr>
          <w:p w14:paraId="157D8873" w14:textId="5D35DDD8" w:rsidR="00FE33D8" w:rsidRDefault="00FE33D8" w:rsidP="00FE33D8">
            <w:pPr>
              <w:bidi w:val="0"/>
              <w:spacing w:line="360" w:lineRule="auto"/>
              <w:jc w:val="both"/>
              <w:rPr>
                <w:rFonts w:asciiTheme="majorBidi" w:hAnsiTheme="majorBidi" w:cstheme="majorBidi"/>
                <w:b w:val="0"/>
                <w:bCs w:val="0"/>
              </w:rPr>
            </w:pPr>
            <w:r>
              <w:rPr>
                <w:rFonts w:asciiTheme="majorBidi" w:hAnsiTheme="majorBidi" w:cstheme="majorBidi"/>
                <w:b w:val="0"/>
                <w:bCs w:val="0"/>
              </w:rPr>
              <w:t>% change last +/- 7 days</w:t>
            </w:r>
          </w:p>
        </w:tc>
        <w:tc>
          <w:tcPr>
            <w:tcW w:w="2808" w:type="dxa"/>
          </w:tcPr>
          <w:p w14:paraId="0BE84E31" w14:textId="2780511D" w:rsidR="00FE33D8" w:rsidRDefault="00FE33D8" w:rsidP="00FE33D8">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2.0%</w:t>
            </w:r>
          </w:p>
        </w:tc>
        <w:tc>
          <w:tcPr>
            <w:tcW w:w="3111" w:type="dxa"/>
          </w:tcPr>
          <w:p w14:paraId="6A0C59EE" w14:textId="13C1D56B" w:rsidR="00FE33D8" w:rsidRDefault="00FE33D8" w:rsidP="00FE33D8">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Continuous</w:t>
            </w:r>
          </w:p>
        </w:tc>
      </w:tr>
      <w:tr w:rsidR="00FE33D8" w14:paraId="7810DC08" w14:textId="77777777" w:rsidTr="00DD7314">
        <w:tc>
          <w:tcPr>
            <w:cnfStyle w:val="001000000000" w:firstRow="0" w:lastRow="0" w:firstColumn="1" w:lastColumn="0" w:oddVBand="0" w:evenVBand="0" w:oddHBand="0" w:evenHBand="0" w:firstRowFirstColumn="0" w:firstRowLastColumn="0" w:lastRowFirstColumn="0" w:lastRowLastColumn="0"/>
            <w:tcW w:w="3097" w:type="dxa"/>
          </w:tcPr>
          <w:p w14:paraId="7EA7D4A9" w14:textId="382D1664" w:rsidR="00FE33D8" w:rsidRDefault="00FE33D8" w:rsidP="00FE33D8">
            <w:pPr>
              <w:bidi w:val="0"/>
              <w:spacing w:line="360" w:lineRule="auto"/>
              <w:jc w:val="both"/>
              <w:rPr>
                <w:rFonts w:asciiTheme="majorBidi" w:hAnsiTheme="majorBidi" w:cstheme="majorBidi"/>
                <w:b w:val="0"/>
                <w:bCs w:val="0"/>
              </w:rPr>
            </w:pPr>
            <w:r>
              <w:rPr>
                <w:rFonts w:asciiTheme="majorBidi" w:hAnsiTheme="majorBidi" w:cstheme="majorBidi"/>
                <w:b w:val="0"/>
                <w:bCs w:val="0"/>
              </w:rPr>
              <w:t>% change last +/- 30 days</w:t>
            </w:r>
          </w:p>
        </w:tc>
        <w:tc>
          <w:tcPr>
            <w:tcW w:w="2808" w:type="dxa"/>
          </w:tcPr>
          <w:p w14:paraId="07966324" w14:textId="2BB27C26" w:rsidR="00FE33D8" w:rsidRDefault="00FE33D8" w:rsidP="00FE33D8">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-2.5%</w:t>
            </w:r>
          </w:p>
        </w:tc>
        <w:tc>
          <w:tcPr>
            <w:tcW w:w="3111" w:type="dxa"/>
          </w:tcPr>
          <w:p w14:paraId="2F66066A" w14:textId="1CA25C3F" w:rsidR="00FE33D8" w:rsidRDefault="00FE33D8" w:rsidP="00FE33D8">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Continuous</w:t>
            </w:r>
          </w:p>
        </w:tc>
      </w:tr>
      <w:tr w:rsidR="00FE33D8" w14:paraId="6DD0650A" w14:textId="77777777" w:rsidTr="00DD7314">
        <w:tc>
          <w:tcPr>
            <w:cnfStyle w:val="001000000000" w:firstRow="0" w:lastRow="0" w:firstColumn="1" w:lastColumn="0" w:oddVBand="0" w:evenVBand="0" w:oddHBand="0" w:evenHBand="0" w:firstRowFirstColumn="0" w:firstRowLastColumn="0" w:lastRowFirstColumn="0" w:lastRowLastColumn="0"/>
            <w:tcW w:w="3097" w:type="dxa"/>
          </w:tcPr>
          <w:p w14:paraId="64F72F8D" w14:textId="7C672423" w:rsidR="00FE33D8" w:rsidRDefault="00FE33D8" w:rsidP="00FE33D8">
            <w:pPr>
              <w:bidi w:val="0"/>
              <w:spacing w:line="360" w:lineRule="auto"/>
              <w:jc w:val="both"/>
              <w:rPr>
                <w:rFonts w:asciiTheme="majorBidi" w:hAnsiTheme="majorBidi" w:cstheme="majorBidi"/>
                <w:b w:val="0"/>
                <w:bCs w:val="0"/>
              </w:rPr>
            </w:pPr>
            <w:r>
              <w:rPr>
                <w:rFonts w:asciiTheme="majorBidi" w:hAnsiTheme="majorBidi" w:cstheme="majorBidi"/>
                <w:b w:val="0"/>
                <w:bCs w:val="0"/>
              </w:rPr>
              <w:t>% change last +/- 3 months</w:t>
            </w:r>
          </w:p>
        </w:tc>
        <w:tc>
          <w:tcPr>
            <w:tcW w:w="2808" w:type="dxa"/>
          </w:tcPr>
          <w:p w14:paraId="79E822E3" w14:textId="266C7E26" w:rsidR="00FE33D8" w:rsidRDefault="00FE33D8" w:rsidP="00FE33D8">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3.1%</w:t>
            </w:r>
          </w:p>
        </w:tc>
        <w:tc>
          <w:tcPr>
            <w:tcW w:w="3111" w:type="dxa"/>
          </w:tcPr>
          <w:p w14:paraId="598F6988" w14:textId="2E676E0D" w:rsidR="00FE33D8" w:rsidRDefault="00FE33D8" w:rsidP="00FE33D8">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Continuous</w:t>
            </w:r>
          </w:p>
        </w:tc>
      </w:tr>
    </w:tbl>
    <w:p w14:paraId="3BE0EC1B" w14:textId="4311277D" w:rsidR="00836013" w:rsidRPr="000B6D5E" w:rsidRDefault="00836013" w:rsidP="00384701">
      <w:pPr>
        <w:bidi w:val="0"/>
        <w:spacing w:line="360" w:lineRule="auto"/>
        <w:jc w:val="both"/>
        <w:rPr>
          <w:rFonts w:asciiTheme="majorBidi" w:hAnsiTheme="majorBidi" w:cstheme="majorBidi"/>
          <w:b/>
          <w:bCs/>
        </w:rPr>
      </w:pPr>
    </w:p>
    <w:sectPr w:rsidR="00836013" w:rsidRPr="000B6D5E" w:rsidSect="004C28BA">
      <w:headerReference w:type="default" r:id="rId11"/>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Antonio Avila" w:date="2019-12-11T17:29:00Z" w:initials="AA">
    <w:p w14:paraId="6222A5F1" w14:textId="77777777" w:rsidR="0064137A" w:rsidRDefault="0064137A">
      <w:pPr>
        <w:pStyle w:val="CommentText"/>
        <w:rPr>
          <w:rtl/>
        </w:rPr>
      </w:pPr>
      <w:r>
        <w:rPr>
          <w:rStyle w:val="CommentReference"/>
        </w:rPr>
        <w:annotationRef/>
      </w:r>
      <w:r>
        <w:rPr>
          <w:rFonts w:hint="cs"/>
          <w:rtl/>
        </w:rPr>
        <w:t>Less colloquial or remove it</w:t>
      </w:r>
    </w:p>
    <w:p w14:paraId="190C1FDE" w14:textId="0EF82EA8" w:rsidR="0064137A" w:rsidRDefault="0064137A">
      <w:pPr>
        <w:pStyle w:val="CommentText"/>
      </w:pPr>
    </w:p>
  </w:comment>
  <w:comment w:id="17" w:author="Antonio Avila" w:date="2019-12-11T17:34:00Z" w:initials="AA">
    <w:p w14:paraId="1F3C41C8" w14:textId="2D7C23E9" w:rsidR="0064137A" w:rsidRDefault="0064137A">
      <w:pPr>
        <w:pStyle w:val="CommentText"/>
      </w:pPr>
      <w:r>
        <w:rPr>
          <w:rStyle w:val="CommentReference"/>
        </w:rPr>
        <w:annotationRef/>
      </w:r>
      <w:r>
        <w:rPr>
          <w:rFonts w:hint="cs"/>
          <w:rtl/>
        </w:rPr>
        <w:t>"As markets are highly influenced by future exepctations "</w:t>
      </w:r>
      <w:r w:rsidR="00D64394">
        <w:rPr>
          <w:rFonts w:hint="cs"/>
          <w:rtl/>
        </w:rPr>
        <w:t>a</w:t>
      </w:r>
    </w:p>
  </w:comment>
  <w:comment w:id="23" w:author="Antonio Avila" w:date="2019-12-11T22:51:00Z" w:initials="AA">
    <w:p w14:paraId="2E4CDAF5" w14:textId="2C4D4279" w:rsidR="00F974D7" w:rsidRDefault="00F974D7">
      <w:pPr>
        <w:pStyle w:val="CommentText"/>
      </w:pPr>
      <w:r>
        <w:rPr>
          <w:rStyle w:val="CommentReference"/>
        </w:rPr>
        <w:annotationRef/>
      </w:r>
      <w:r>
        <w:rPr>
          <w:rFonts w:hint="cs"/>
          <w:rtl/>
        </w:rPr>
        <w:t>Who? Wood et Al?       I would mention who did this</w:t>
      </w:r>
    </w:p>
  </w:comment>
  <w:comment w:id="28" w:author="Antonio Avila" w:date="2019-12-11T22:34:00Z" w:initials="AA">
    <w:p w14:paraId="42050567" w14:textId="76210BEB" w:rsidR="00D64394" w:rsidRDefault="00D64394">
      <w:pPr>
        <w:pStyle w:val="CommentText"/>
      </w:pPr>
      <w:r>
        <w:rPr>
          <w:rStyle w:val="CommentReference"/>
        </w:rPr>
        <w:annotationRef/>
      </w:r>
      <w:r>
        <w:rPr>
          <w:rFonts w:hint="cs"/>
          <w:rtl/>
        </w:rPr>
        <w:t>"performing sentiment analysis"</w:t>
      </w:r>
    </w:p>
  </w:comment>
  <w:comment w:id="29" w:author="Antonio Avila" w:date="2019-12-11T22:35:00Z" w:initials="AA">
    <w:p w14:paraId="6CD33F43" w14:textId="6970F537" w:rsidR="00D64394" w:rsidRDefault="00D64394">
      <w:pPr>
        <w:pStyle w:val="CommentText"/>
      </w:pPr>
      <w:r>
        <w:rPr>
          <w:rStyle w:val="CommentReference"/>
        </w:rPr>
        <w:annotationRef/>
      </w:r>
      <w:r>
        <w:rPr>
          <w:rFonts w:hint="cs"/>
          <w:rtl/>
        </w:rPr>
        <w:t>I don't know if it is possible in Word but I would say ", Bollen, Mao and Zeng (2011) were....a</w:t>
      </w:r>
    </w:p>
  </w:comment>
  <w:comment w:id="38" w:author="Antonio Avila" w:date="2019-12-11T22:38:00Z" w:initials="AA">
    <w:p w14:paraId="577787E6" w14:textId="6DEAF2C9" w:rsidR="00D64394" w:rsidRDefault="00D64394">
      <w:pPr>
        <w:pStyle w:val="CommentText"/>
      </w:pPr>
      <w:r>
        <w:rPr>
          <w:rStyle w:val="CommentReference"/>
        </w:rPr>
        <w:annotationRef/>
      </w:r>
      <w:r>
        <w:rPr>
          <w:rFonts w:hint="cs"/>
          <w:rtl/>
        </w:rPr>
        <w:t>jajajjaj. I like it but I don't know if it's necessary. Maybe something shorter such as "yeilds, named after ___tweet." (Another option is to put part as a foot note) a</w:t>
      </w:r>
    </w:p>
  </w:comment>
  <w:comment w:id="39" w:author="Antonio Avila" w:date="2019-12-11T17:40:00Z" w:initials="AA">
    <w:p w14:paraId="615DB05B" w14:textId="0E7A6ED3" w:rsidR="0067281F" w:rsidRDefault="0067281F">
      <w:pPr>
        <w:pStyle w:val="CommentText"/>
      </w:pPr>
      <w:r>
        <w:rPr>
          <w:rStyle w:val="CommentReference"/>
        </w:rPr>
        <w:annotationRef/>
      </w:r>
      <w:r>
        <w:rPr>
          <w:rFonts w:hint="cs"/>
          <w:rtl/>
        </w:rPr>
        <w:t>Tweeter or Twitter?</w:t>
      </w:r>
      <w:r w:rsidR="00D64394">
        <w:rPr>
          <w:rFonts w:hint="cs"/>
          <w:rtl/>
        </w:rPr>
        <w:t>a</w:t>
      </w:r>
    </w:p>
  </w:comment>
  <w:comment w:id="47" w:author="Antonio Avila" w:date="2019-12-11T17:42:00Z" w:initials="AA">
    <w:p w14:paraId="364C328B" w14:textId="179A698A" w:rsidR="0067281F" w:rsidRPr="00D64394" w:rsidRDefault="0067281F">
      <w:pPr>
        <w:pStyle w:val="CommentText"/>
        <w:rPr>
          <w:lang w:val="en-GB"/>
        </w:rPr>
      </w:pPr>
      <w:r>
        <w:rPr>
          <w:rStyle w:val="CommentReference"/>
        </w:rPr>
        <w:annotationRef/>
      </w:r>
      <w:r>
        <w:rPr>
          <w:rFonts w:hint="cs"/>
          <w:rtl/>
        </w:rPr>
        <w:t>No info on</w:t>
      </w:r>
      <w:r w:rsidR="00D64394">
        <w:rPr>
          <w:rFonts w:hint="cs"/>
          <w:rtl/>
        </w:rPr>
        <w:t xml:space="preserve"> (?)</w:t>
      </w:r>
      <w:r>
        <w:rPr>
          <w:rFonts w:hint="cs"/>
          <w:rtl/>
        </w:rPr>
        <w:t xml:space="preserve"> </w:t>
      </w:r>
      <w:hyperlink r:id="rId1" w:history="1">
        <w:r w:rsidR="00D64394" w:rsidRPr="00D64394">
          <w:rPr>
            <w:rStyle w:val="Hyperlink"/>
            <w:lang w:val="en-GB"/>
          </w:rPr>
          <w:t>https://twitter.com/POTUS</w:t>
        </w:r>
      </w:hyperlink>
      <w:r w:rsidR="00D64394" w:rsidRPr="00D64394">
        <w:rPr>
          <w:lang w:val="en-GB"/>
        </w:rPr>
        <w:t xml:space="preserve">  </w:t>
      </w:r>
    </w:p>
  </w:comment>
  <w:comment w:id="55" w:author="Antonio Avila" w:date="2019-12-11T17:46:00Z" w:initials="AA">
    <w:p w14:paraId="1D83BCC5" w14:textId="4F59B432" w:rsidR="0067281F" w:rsidRDefault="0067281F">
      <w:pPr>
        <w:pStyle w:val="CommentText"/>
      </w:pPr>
      <w:r>
        <w:rPr>
          <w:rStyle w:val="CommentReference"/>
        </w:rPr>
        <w:annotationRef/>
      </w:r>
      <w:r>
        <w:rPr>
          <w:rFonts w:hint="cs"/>
          <w:rtl/>
        </w:rPr>
        <w:t xml:space="preserve">Another way is to calculate it from major stock indeces (it's just to do the variation). You could do it for completeness and would be interesting if europeans ignore trump or if the chineese stock market is more "fearfull" of his tweets. </w:t>
      </w:r>
    </w:p>
  </w:comment>
  <w:comment w:id="56" w:author="Antonio Avila" w:date="2019-12-11T22:45:00Z" w:initials="AA">
    <w:p w14:paraId="6F99FA3A" w14:textId="533722BC" w:rsidR="003509F3" w:rsidRDefault="003509F3">
      <w:pPr>
        <w:pStyle w:val="CommentText"/>
      </w:pPr>
      <w:r>
        <w:rPr>
          <w:rStyle w:val="CommentReference"/>
        </w:rPr>
        <w:annotationRef/>
      </w:r>
      <w:r>
        <w:rPr>
          <w:rFonts w:hint="cs"/>
          <w:rtl/>
        </w:rPr>
        <w:t>"hypothesis testing?a</w:t>
      </w:r>
    </w:p>
  </w:comment>
  <w:comment w:id="59" w:author="Antonio Avila" w:date="2019-12-11T23:04:00Z" w:initials="AA">
    <w:p w14:paraId="7F45641F" w14:textId="3DCF9AEB" w:rsidR="00FC2271" w:rsidRPr="00FC2271" w:rsidRDefault="00FC2271">
      <w:pPr>
        <w:pStyle w:val="CommentText"/>
        <w:rPr>
          <w:lang w:val="en-GB"/>
        </w:rPr>
      </w:pPr>
      <w:r>
        <w:rPr>
          <w:rStyle w:val="CommentReference"/>
        </w:rPr>
        <w:annotationRef/>
      </w:r>
      <w:r>
        <w:rPr>
          <w:rFonts w:hint="cs"/>
          <w:rtl/>
        </w:rPr>
        <w:t xml:space="preserve">You could also use </w:t>
      </w:r>
      <w:bookmarkStart w:id="62" w:name="_GoBack"/>
      <w:bookmarkEnd w:id="62"/>
      <w:r>
        <w:rPr>
          <w:rFonts w:hint="cs"/>
          <w:rtl/>
        </w:rPr>
        <w:t>Impulse response functions or this(</w:t>
      </w:r>
      <w:hyperlink r:id="rId2" w:history="1">
        <w:r w:rsidRPr="00FC2271">
          <w:rPr>
            <w:rStyle w:val="Hyperlink"/>
            <w:lang w:val="en-GB"/>
          </w:rPr>
          <w:t>https://en.wikipedia.org/wiki/Variance_decomposition_of_forecast_errors</w:t>
        </w:r>
      </w:hyperlink>
      <w:r w:rsidRPr="00FC2271">
        <w:rPr>
          <w:lang w:val="en-GB"/>
        </w:rPr>
        <w:t>)a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90C1FDE" w15:done="0"/>
  <w15:commentEx w15:paraId="1F3C41C8" w15:done="0"/>
  <w15:commentEx w15:paraId="2E4CDAF5" w15:done="0"/>
  <w15:commentEx w15:paraId="42050567" w15:done="0"/>
  <w15:commentEx w15:paraId="6CD33F43" w15:done="0"/>
  <w15:commentEx w15:paraId="577787E6" w15:done="0"/>
  <w15:commentEx w15:paraId="615DB05B" w15:done="0"/>
  <w15:commentEx w15:paraId="364C328B" w15:done="0"/>
  <w15:commentEx w15:paraId="1D83BCC5" w15:done="0"/>
  <w15:commentEx w15:paraId="6F99FA3A" w15:done="0"/>
  <w15:commentEx w15:paraId="7F45641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90C1FDE" w16cid:durableId="219BA5EC"/>
  <w16cid:commentId w16cid:paraId="1F3C41C8" w16cid:durableId="219BA73A"/>
  <w16cid:commentId w16cid:paraId="2E4CDAF5" w16cid:durableId="219BF179"/>
  <w16cid:commentId w16cid:paraId="42050567" w16cid:durableId="219BED7C"/>
  <w16cid:commentId w16cid:paraId="6CD33F43" w16cid:durableId="219BEDC7"/>
  <w16cid:commentId w16cid:paraId="577787E6" w16cid:durableId="219BEE7B"/>
  <w16cid:commentId w16cid:paraId="615DB05B" w16cid:durableId="219BA89A"/>
  <w16cid:commentId w16cid:paraId="364C328B" w16cid:durableId="219BA91E"/>
  <w16cid:commentId w16cid:paraId="1D83BCC5" w16cid:durableId="219BA9E6"/>
  <w16cid:commentId w16cid:paraId="6F99FA3A" w16cid:durableId="219BF00E"/>
  <w16cid:commentId w16cid:paraId="7F45641F" w16cid:durableId="219BF46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840AB0A" w14:textId="77777777" w:rsidR="007F1962" w:rsidRDefault="007F1962" w:rsidP="00BD3B3B">
      <w:pPr>
        <w:spacing w:after="0" w:line="240" w:lineRule="auto"/>
      </w:pPr>
      <w:r>
        <w:separator/>
      </w:r>
    </w:p>
  </w:endnote>
  <w:endnote w:type="continuationSeparator" w:id="0">
    <w:p w14:paraId="52144326" w14:textId="77777777" w:rsidR="007F1962" w:rsidRDefault="007F1962" w:rsidP="00BD3B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84C7CB0" w14:textId="77777777" w:rsidR="007F1962" w:rsidRDefault="007F1962" w:rsidP="00BD3B3B">
      <w:pPr>
        <w:spacing w:after="0" w:line="240" w:lineRule="auto"/>
      </w:pPr>
      <w:r>
        <w:separator/>
      </w:r>
    </w:p>
  </w:footnote>
  <w:footnote w:type="continuationSeparator" w:id="0">
    <w:p w14:paraId="3D2B9601" w14:textId="77777777" w:rsidR="007F1962" w:rsidRDefault="007F1962" w:rsidP="00BD3B3B">
      <w:pPr>
        <w:spacing w:after="0" w:line="240" w:lineRule="auto"/>
      </w:pPr>
      <w:r>
        <w:continuationSeparator/>
      </w:r>
    </w:p>
  </w:footnote>
  <w:footnote w:id="1">
    <w:p w14:paraId="70F68428" w14:textId="5B613CEC" w:rsidR="00727D03" w:rsidRDefault="00727D03" w:rsidP="00727D03">
      <w:pPr>
        <w:pStyle w:val="FootnoteText"/>
        <w:bidi w:val="0"/>
      </w:pPr>
      <w:r>
        <w:rPr>
          <w:rStyle w:val="FootnoteReference"/>
        </w:rPr>
        <w:footnoteRef/>
      </w:r>
      <w:r>
        <w:rPr>
          <w:rtl/>
        </w:rPr>
        <w:t xml:space="preserve"> </w:t>
      </w:r>
      <w:r>
        <w:t>S&amp;P 500 is</w:t>
      </w:r>
      <w:r w:rsidR="00B63BE9" w:rsidRPr="00B63BE9">
        <w:t xml:space="preserve"> a stock market index that measures the stock performance of 500 large companies listed on stock exchanges in the United States</w:t>
      </w:r>
      <w:r w:rsidR="00B63BE9">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A7AE45" w14:textId="45488550" w:rsidR="00B8520C" w:rsidRPr="00BD3B3B" w:rsidRDefault="00B8520C" w:rsidP="00BD3B3B">
    <w:pPr>
      <w:pStyle w:val="Header"/>
      <w:tabs>
        <w:tab w:val="left" w:pos="360"/>
        <w:tab w:val="right" w:pos="9026"/>
      </w:tabs>
      <w:bidi w:val="0"/>
      <w:rPr>
        <w:rFonts w:asciiTheme="majorBidi" w:hAnsiTheme="majorBidi" w:cstheme="majorBidi"/>
      </w:rPr>
    </w:pPr>
    <w:r>
      <w:rPr>
        <w:rFonts w:asciiTheme="majorBidi" w:hAnsiTheme="majorBidi" w:cstheme="majorBidi"/>
      </w:rPr>
      <w:tab/>
      <w:t>Candidate Number:</w:t>
    </w:r>
    <w:r w:rsidRPr="00BD3B3B">
      <w:t xml:space="preserve"> </w:t>
    </w:r>
    <w:r w:rsidRPr="00BD3B3B">
      <w:rPr>
        <w:rFonts w:asciiTheme="majorBidi" w:hAnsiTheme="majorBidi" w:cstheme="majorBidi"/>
      </w:rPr>
      <w:t>39186</w:t>
    </w:r>
    <w:r>
      <w:rPr>
        <w:rFonts w:asciiTheme="majorBidi" w:hAnsiTheme="majorBidi" w:cstheme="majorBidi"/>
      </w:rPr>
      <w:tab/>
    </w:r>
    <w:r>
      <w:rPr>
        <w:rFonts w:asciiTheme="majorBidi" w:hAnsiTheme="majorBidi" w:cstheme="majorBidi"/>
      </w:rPr>
      <w:tab/>
      <w:t>MY400 Research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212B09"/>
    <w:multiLevelType w:val="hybridMultilevel"/>
    <w:tmpl w:val="32A2BE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040C36"/>
    <w:multiLevelType w:val="hybridMultilevel"/>
    <w:tmpl w:val="32A2BE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D35D37"/>
    <w:multiLevelType w:val="hybridMultilevel"/>
    <w:tmpl w:val="32A2BE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C293A10"/>
    <w:multiLevelType w:val="hybridMultilevel"/>
    <w:tmpl w:val="32A2BE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CB72AD"/>
    <w:multiLevelType w:val="hybridMultilevel"/>
    <w:tmpl w:val="32A2BE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511E51"/>
    <w:multiLevelType w:val="hybridMultilevel"/>
    <w:tmpl w:val="32A2BE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5"/>
  </w:num>
  <w:num w:numId="4">
    <w:abstractNumId w:val="4"/>
  </w:num>
  <w:num w:numId="5">
    <w:abstractNumId w:val="3"/>
  </w:num>
  <w:num w:numId="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ntonio Avila">
    <w15:presenceInfo w15:providerId="Windows Live" w15:userId="e42b05eced38819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B3B"/>
    <w:rsid w:val="00006866"/>
    <w:rsid w:val="000306AA"/>
    <w:rsid w:val="00031764"/>
    <w:rsid w:val="00065484"/>
    <w:rsid w:val="000B1BCC"/>
    <w:rsid w:val="000B4BBE"/>
    <w:rsid w:val="000B6D5E"/>
    <w:rsid w:val="000D5973"/>
    <w:rsid w:val="000E6DE1"/>
    <w:rsid w:val="0010080F"/>
    <w:rsid w:val="00115C34"/>
    <w:rsid w:val="0012103E"/>
    <w:rsid w:val="0012699B"/>
    <w:rsid w:val="00135020"/>
    <w:rsid w:val="001618C3"/>
    <w:rsid w:val="00176126"/>
    <w:rsid w:val="001857B7"/>
    <w:rsid w:val="00235014"/>
    <w:rsid w:val="00242AA0"/>
    <w:rsid w:val="00264DA8"/>
    <w:rsid w:val="00273595"/>
    <w:rsid w:val="00286346"/>
    <w:rsid w:val="002B2507"/>
    <w:rsid w:val="002D0D02"/>
    <w:rsid w:val="003509F3"/>
    <w:rsid w:val="00366118"/>
    <w:rsid w:val="00384701"/>
    <w:rsid w:val="00387257"/>
    <w:rsid w:val="003A1877"/>
    <w:rsid w:val="003A5D2A"/>
    <w:rsid w:val="003C4FD1"/>
    <w:rsid w:val="003D4CCE"/>
    <w:rsid w:val="00440204"/>
    <w:rsid w:val="00470CCE"/>
    <w:rsid w:val="00481975"/>
    <w:rsid w:val="004B3104"/>
    <w:rsid w:val="004C28BA"/>
    <w:rsid w:val="00532B29"/>
    <w:rsid w:val="00546C4B"/>
    <w:rsid w:val="005640D1"/>
    <w:rsid w:val="00574708"/>
    <w:rsid w:val="00575022"/>
    <w:rsid w:val="00590DE4"/>
    <w:rsid w:val="005A5F2D"/>
    <w:rsid w:val="0064137A"/>
    <w:rsid w:val="0066638D"/>
    <w:rsid w:val="00670CCB"/>
    <w:rsid w:val="0067281F"/>
    <w:rsid w:val="006729F9"/>
    <w:rsid w:val="00675355"/>
    <w:rsid w:val="006B03C5"/>
    <w:rsid w:val="006B3518"/>
    <w:rsid w:val="006D730F"/>
    <w:rsid w:val="007270B4"/>
    <w:rsid w:val="00727D03"/>
    <w:rsid w:val="00736C48"/>
    <w:rsid w:val="00743215"/>
    <w:rsid w:val="0077045F"/>
    <w:rsid w:val="007865F2"/>
    <w:rsid w:val="007A58C1"/>
    <w:rsid w:val="007F077D"/>
    <w:rsid w:val="007F1962"/>
    <w:rsid w:val="007F31AB"/>
    <w:rsid w:val="007F7520"/>
    <w:rsid w:val="00821D8A"/>
    <w:rsid w:val="00836013"/>
    <w:rsid w:val="0085405F"/>
    <w:rsid w:val="008F3A89"/>
    <w:rsid w:val="0091784C"/>
    <w:rsid w:val="00941BE5"/>
    <w:rsid w:val="009458E7"/>
    <w:rsid w:val="00972292"/>
    <w:rsid w:val="009841B5"/>
    <w:rsid w:val="00997F6B"/>
    <w:rsid w:val="009B7E3D"/>
    <w:rsid w:val="009E36C5"/>
    <w:rsid w:val="009E48B9"/>
    <w:rsid w:val="00A21120"/>
    <w:rsid w:val="00A2462B"/>
    <w:rsid w:val="00A51059"/>
    <w:rsid w:val="00A66BCD"/>
    <w:rsid w:val="00AA23B8"/>
    <w:rsid w:val="00AB5EA9"/>
    <w:rsid w:val="00AC23A8"/>
    <w:rsid w:val="00AF3030"/>
    <w:rsid w:val="00B271B9"/>
    <w:rsid w:val="00B45F98"/>
    <w:rsid w:val="00B46914"/>
    <w:rsid w:val="00B63BE9"/>
    <w:rsid w:val="00B8520C"/>
    <w:rsid w:val="00B86AE7"/>
    <w:rsid w:val="00B92115"/>
    <w:rsid w:val="00BD1D8B"/>
    <w:rsid w:val="00BD3B3B"/>
    <w:rsid w:val="00BF50F5"/>
    <w:rsid w:val="00C506F2"/>
    <w:rsid w:val="00C90CB8"/>
    <w:rsid w:val="00CB1DA0"/>
    <w:rsid w:val="00CB4F77"/>
    <w:rsid w:val="00CD7857"/>
    <w:rsid w:val="00CD7C77"/>
    <w:rsid w:val="00CE1D11"/>
    <w:rsid w:val="00CF2C9A"/>
    <w:rsid w:val="00D21199"/>
    <w:rsid w:val="00D64394"/>
    <w:rsid w:val="00D664FA"/>
    <w:rsid w:val="00DB48C5"/>
    <w:rsid w:val="00DF2279"/>
    <w:rsid w:val="00E10EB0"/>
    <w:rsid w:val="00EA732C"/>
    <w:rsid w:val="00EC7D6F"/>
    <w:rsid w:val="00ED0154"/>
    <w:rsid w:val="00F136BE"/>
    <w:rsid w:val="00F6351D"/>
    <w:rsid w:val="00F647B6"/>
    <w:rsid w:val="00F7065A"/>
    <w:rsid w:val="00F974D7"/>
    <w:rsid w:val="00FB497F"/>
    <w:rsid w:val="00FC2271"/>
    <w:rsid w:val="00FD7C0F"/>
    <w:rsid w:val="00FE33D8"/>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709100"/>
  <w15:chartTrackingRefBased/>
  <w15:docId w15:val="{4C043196-E14E-4885-A5FF-0AE13F21B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5484"/>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D3B3B"/>
    <w:pPr>
      <w:autoSpaceDE w:val="0"/>
      <w:autoSpaceDN w:val="0"/>
      <w:bidi w:val="0"/>
      <w:adjustRightInd w:val="0"/>
      <w:spacing w:after="0" w:line="240" w:lineRule="auto"/>
    </w:pPr>
    <w:rPr>
      <w:rFonts w:ascii="Arial" w:hAnsi="Arial" w:cs="Arial"/>
      <w:color w:val="000000"/>
      <w:sz w:val="24"/>
      <w:szCs w:val="24"/>
    </w:rPr>
  </w:style>
  <w:style w:type="paragraph" w:styleId="Header">
    <w:name w:val="header"/>
    <w:basedOn w:val="Normal"/>
    <w:link w:val="HeaderChar"/>
    <w:uiPriority w:val="99"/>
    <w:unhideWhenUsed/>
    <w:rsid w:val="00BD3B3B"/>
    <w:pPr>
      <w:tabs>
        <w:tab w:val="center" w:pos="4153"/>
        <w:tab w:val="right" w:pos="8306"/>
      </w:tabs>
      <w:spacing w:after="0" w:line="240" w:lineRule="auto"/>
    </w:pPr>
  </w:style>
  <w:style w:type="character" w:customStyle="1" w:styleId="HeaderChar">
    <w:name w:val="Header Char"/>
    <w:basedOn w:val="DefaultParagraphFont"/>
    <w:link w:val="Header"/>
    <w:uiPriority w:val="99"/>
    <w:rsid w:val="00BD3B3B"/>
  </w:style>
  <w:style w:type="paragraph" w:styleId="Footer">
    <w:name w:val="footer"/>
    <w:basedOn w:val="Normal"/>
    <w:link w:val="FooterChar"/>
    <w:uiPriority w:val="99"/>
    <w:unhideWhenUsed/>
    <w:rsid w:val="00BD3B3B"/>
    <w:pPr>
      <w:tabs>
        <w:tab w:val="center" w:pos="4153"/>
        <w:tab w:val="right" w:pos="8306"/>
      </w:tabs>
      <w:spacing w:after="0" w:line="240" w:lineRule="auto"/>
    </w:pPr>
  </w:style>
  <w:style w:type="character" w:customStyle="1" w:styleId="FooterChar">
    <w:name w:val="Footer Char"/>
    <w:basedOn w:val="DefaultParagraphFont"/>
    <w:link w:val="Footer"/>
    <w:uiPriority w:val="99"/>
    <w:rsid w:val="00BD3B3B"/>
  </w:style>
  <w:style w:type="paragraph" w:styleId="ListParagraph">
    <w:name w:val="List Paragraph"/>
    <w:basedOn w:val="Normal"/>
    <w:uiPriority w:val="34"/>
    <w:qFormat/>
    <w:rsid w:val="000B4BBE"/>
    <w:pPr>
      <w:ind w:left="720"/>
      <w:contextualSpacing/>
    </w:pPr>
  </w:style>
  <w:style w:type="paragraph" w:styleId="Bibliography">
    <w:name w:val="Bibliography"/>
    <w:basedOn w:val="Normal"/>
    <w:next w:val="Normal"/>
    <w:uiPriority w:val="37"/>
    <w:unhideWhenUsed/>
    <w:rsid w:val="00836013"/>
  </w:style>
  <w:style w:type="table" w:styleId="TableGrid">
    <w:name w:val="Table Grid"/>
    <w:basedOn w:val="TableNormal"/>
    <w:uiPriority w:val="39"/>
    <w:rsid w:val="00EA73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EA732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FootnoteText">
    <w:name w:val="footnote text"/>
    <w:basedOn w:val="Normal"/>
    <w:link w:val="FootnoteTextChar"/>
    <w:uiPriority w:val="99"/>
    <w:semiHidden/>
    <w:unhideWhenUsed/>
    <w:rsid w:val="00727D0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27D03"/>
    <w:rPr>
      <w:sz w:val="20"/>
      <w:szCs w:val="20"/>
    </w:rPr>
  </w:style>
  <w:style w:type="character" w:styleId="FootnoteReference">
    <w:name w:val="footnote reference"/>
    <w:basedOn w:val="DefaultParagraphFont"/>
    <w:uiPriority w:val="99"/>
    <w:semiHidden/>
    <w:unhideWhenUsed/>
    <w:rsid w:val="00727D03"/>
    <w:rPr>
      <w:vertAlign w:val="superscript"/>
    </w:rPr>
  </w:style>
  <w:style w:type="character" w:styleId="CommentReference">
    <w:name w:val="annotation reference"/>
    <w:basedOn w:val="DefaultParagraphFont"/>
    <w:uiPriority w:val="99"/>
    <w:semiHidden/>
    <w:unhideWhenUsed/>
    <w:rsid w:val="0064137A"/>
    <w:rPr>
      <w:sz w:val="16"/>
      <w:szCs w:val="16"/>
    </w:rPr>
  </w:style>
  <w:style w:type="paragraph" w:styleId="CommentText">
    <w:name w:val="annotation text"/>
    <w:basedOn w:val="Normal"/>
    <w:link w:val="CommentTextChar"/>
    <w:uiPriority w:val="99"/>
    <w:semiHidden/>
    <w:unhideWhenUsed/>
    <w:rsid w:val="0064137A"/>
    <w:pPr>
      <w:spacing w:line="240" w:lineRule="auto"/>
    </w:pPr>
    <w:rPr>
      <w:sz w:val="20"/>
      <w:szCs w:val="20"/>
    </w:rPr>
  </w:style>
  <w:style w:type="character" w:customStyle="1" w:styleId="CommentTextChar">
    <w:name w:val="Comment Text Char"/>
    <w:basedOn w:val="DefaultParagraphFont"/>
    <w:link w:val="CommentText"/>
    <w:uiPriority w:val="99"/>
    <w:semiHidden/>
    <w:rsid w:val="0064137A"/>
    <w:rPr>
      <w:sz w:val="20"/>
      <w:szCs w:val="20"/>
    </w:rPr>
  </w:style>
  <w:style w:type="paragraph" w:styleId="CommentSubject">
    <w:name w:val="annotation subject"/>
    <w:basedOn w:val="CommentText"/>
    <w:next w:val="CommentText"/>
    <w:link w:val="CommentSubjectChar"/>
    <w:uiPriority w:val="99"/>
    <w:semiHidden/>
    <w:unhideWhenUsed/>
    <w:rsid w:val="0064137A"/>
    <w:rPr>
      <w:b/>
      <w:bCs/>
    </w:rPr>
  </w:style>
  <w:style w:type="character" w:customStyle="1" w:styleId="CommentSubjectChar">
    <w:name w:val="Comment Subject Char"/>
    <w:basedOn w:val="CommentTextChar"/>
    <w:link w:val="CommentSubject"/>
    <w:uiPriority w:val="99"/>
    <w:semiHidden/>
    <w:rsid w:val="0064137A"/>
    <w:rPr>
      <w:b/>
      <w:bCs/>
      <w:sz w:val="20"/>
      <w:szCs w:val="20"/>
    </w:rPr>
  </w:style>
  <w:style w:type="paragraph" w:styleId="BalloonText">
    <w:name w:val="Balloon Text"/>
    <w:basedOn w:val="Normal"/>
    <w:link w:val="BalloonTextChar"/>
    <w:uiPriority w:val="99"/>
    <w:semiHidden/>
    <w:unhideWhenUsed/>
    <w:rsid w:val="0064137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4137A"/>
    <w:rPr>
      <w:rFonts w:ascii="Segoe UI" w:hAnsi="Segoe UI" w:cs="Segoe UI"/>
      <w:sz w:val="18"/>
      <w:szCs w:val="18"/>
    </w:rPr>
  </w:style>
  <w:style w:type="character" w:styleId="Hyperlink">
    <w:name w:val="Hyperlink"/>
    <w:basedOn w:val="DefaultParagraphFont"/>
    <w:uiPriority w:val="99"/>
    <w:unhideWhenUsed/>
    <w:rsid w:val="0067281F"/>
    <w:rPr>
      <w:color w:val="0000FF"/>
      <w:u w:val="single"/>
    </w:rPr>
  </w:style>
  <w:style w:type="character" w:styleId="UnresolvedMention">
    <w:name w:val="Unresolved Mention"/>
    <w:basedOn w:val="DefaultParagraphFont"/>
    <w:uiPriority w:val="99"/>
    <w:semiHidden/>
    <w:unhideWhenUsed/>
    <w:rsid w:val="0067281F"/>
    <w:rPr>
      <w:color w:val="605E5C"/>
      <w:shd w:val="clear" w:color="auto" w:fill="E1DFDD"/>
    </w:rPr>
  </w:style>
  <w:style w:type="character" w:styleId="FollowedHyperlink">
    <w:name w:val="FollowedHyperlink"/>
    <w:basedOn w:val="DefaultParagraphFont"/>
    <w:uiPriority w:val="99"/>
    <w:semiHidden/>
    <w:unhideWhenUsed/>
    <w:rsid w:val="0067281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787367">
      <w:bodyDiv w:val="1"/>
      <w:marLeft w:val="0"/>
      <w:marRight w:val="0"/>
      <w:marTop w:val="0"/>
      <w:marBottom w:val="0"/>
      <w:divBdr>
        <w:top w:val="none" w:sz="0" w:space="0" w:color="auto"/>
        <w:left w:val="none" w:sz="0" w:space="0" w:color="auto"/>
        <w:bottom w:val="none" w:sz="0" w:space="0" w:color="auto"/>
        <w:right w:val="none" w:sz="0" w:space="0" w:color="auto"/>
      </w:divBdr>
    </w:div>
    <w:div w:id="81337047">
      <w:bodyDiv w:val="1"/>
      <w:marLeft w:val="0"/>
      <w:marRight w:val="0"/>
      <w:marTop w:val="0"/>
      <w:marBottom w:val="0"/>
      <w:divBdr>
        <w:top w:val="none" w:sz="0" w:space="0" w:color="auto"/>
        <w:left w:val="none" w:sz="0" w:space="0" w:color="auto"/>
        <w:bottom w:val="none" w:sz="0" w:space="0" w:color="auto"/>
        <w:right w:val="none" w:sz="0" w:space="0" w:color="auto"/>
      </w:divBdr>
    </w:div>
    <w:div w:id="219244061">
      <w:bodyDiv w:val="1"/>
      <w:marLeft w:val="0"/>
      <w:marRight w:val="0"/>
      <w:marTop w:val="0"/>
      <w:marBottom w:val="0"/>
      <w:divBdr>
        <w:top w:val="none" w:sz="0" w:space="0" w:color="auto"/>
        <w:left w:val="none" w:sz="0" w:space="0" w:color="auto"/>
        <w:bottom w:val="none" w:sz="0" w:space="0" w:color="auto"/>
        <w:right w:val="none" w:sz="0" w:space="0" w:color="auto"/>
      </w:divBdr>
    </w:div>
    <w:div w:id="333991834">
      <w:bodyDiv w:val="1"/>
      <w:marLeft w:val="0"/>
      <w:marRight w:val="0"/>
      <w:marTop w:val="0"/>
      <w:marBottom w:val="0"/>
      <w:divBdr>
        <w:top w:val="none" w:sz="0" w:space="0" w:color="auto"/>
        <w:left w:val="none" w:sz="0" w:space="0" w:color="auto"/>
        <w:bottom w:val="none" w:sz="0" w:space="0" w:color="auto"/>
        <w:right w:val="none" w:sz="0" w:space="0" w:color="auto"/>
      </w:divBdr>
    </w:div>
    <w:div w:id="511843529">
      <w:bodyDiv w:val="1"/>
      <w:marLeft w:val="0"/>
      <w:marRight w:val="0"/>
      <w:marTop w:val="0"/>
      <w:marBottom w:val="0"/>
      <w:divBdr>
        <w:top w:val="none" w:sz="0" w:space="0" w:color="auto"/>
        <w:left w:val="none" w:sz="0" w:space="0" w:color="auto"/>
        <w:bottom w:val="none" w:sz="0" w:space="0" w:color="auto"/>
        <w:right w:val="none" w:sz="0" w:space="0" w:color="auto"/>
      </w:divBdr>
    </w:div>
    <w:div w:id="563494989">
      <w:bodyDiv w:val="1"/>
      <w:marLeft w:val="0"/>
      <w:marRight w:val="0"/>
      <w:marTop w:val="0"/>
      <w:marBottom w:val="0"/>
      <w:divBdr>
        <w:top w:val="none" w:sz="0" w:space="0" w:color="auto"/>
        <w:left w:val="none" w:sz="0" w:space="0" w:color="auto"/>
        <w:bottom w:val="none" w:sz="0" w:space="0" w:color="auto"/>
        <w:right w:val="none" w:sz="0" w:space="0" w:color="auto"/>
      </w:divBdr>
    </w:div>
    <w:div w:id="599067785">
      <w:bodyDiv w:val="1"/>
      <w:marLeft w:val="0"/>
      <w:marRight w:val="0"/>
      <w:marTop w:val="0"/>
      <w:marBottom w:val="0"/>
      <w:divBdr>
        <w:top w:val="none" w:sz="0" w:space="0" w:color="auto"/>
        <w:left w:val="none" w:sz="0" w:space="0" w:color="auto"/>
        <w:bottom w:val="none" w:sz="0" w:space="0" w:color="auto"/>
        <w:right w:val="none" w:sz="0" w:space="0" w:color="auto"/>
      </w:divBdr>
    </w:div>
    <w:div w:id="648561567">
      <w:bodyDiv w:val="1"/>
      <w:marLeft w:val="0"/>
      <w:marRight w:val="0"/>
      <w:marTop w:val="0"/>
      <w:marBottom w:val="0"/>
      <w:divBdr>
        <w:top w:val="none" w:sz="0" w:space="0" w:color="auto"/>
        <w:left w:val="none" w:sz="0" w:space="0" w:color="auto"/>
        <w:bottom w:val="none" w:sz="0" w:space="0" w:color="auto"/>
        <w:right w:val="none" w:sz="0" w:space="0" w:color="auto"/>
      </w:divBdr>
    </w:div>
    <w:div w:id="984774375">
      <w:bodyDiv w:val="1"/>
      <w:marLeft w:val="0"/>
      <w:marRight w:val="0"/>
      <w:marTop w:val="0"/>
      <w:marBottom w:val="0"/>
      <w:divBdr>
        <w:top w:val="none" w:sz="0" w:space="0" w:color="auto"/>
        <w:left w:val="none" w:sz="0" w:space="0" w:color="auto"/>
        <w:bottom w:val="none" w:sz="0" w:space="0" w:color="auto"/>
        <w:right w:val="none" w:sz="0" w:space="0" w:color="auto"/>
      </w:divBdr>
    </w:div>
    <w:div w:id="1145121608">
      <w:bodyDiv w:val="1"/>
      <w:marLeft w:val="0"/>
      <w:marRight w:val="0"/>
      <w:marTop w:val="0"/>
      <w:marBottom w:val="0"/>
      <w:divBdr>
        <w:top w:val="none" w:sz="0" w:space="0" w:color="auto"/>
        <w:left w:val="none" w:sz="0" w:space="0" w:color="auto"/>
        <w:bottom w:val="none" w:sz="0" w:space="0" w:color="auto"/>
        <w:right w:val="none" w:sz="0" w:space="0" w:color="auto"/>
      </w:divBdr>
    </w:div>
    <w:div w:id="1146245546">
      <w:bodyDiv w:val="1"/>
      <w:marLeft w:val="0"/>
      <w:marRight w:val="0"/>
      <w:marTop w:val="0"/>
      <w:marBottom w:val="0"/>
      <w:divBdr>
        <w:top w:val="none" w:sz="0" w:space="0" w:color="auto"/>
        <w:left w:val="none" w:sz="0" w:space="0" w:color="auto"/>
        <w:bottom w:val="none" w:sz="0" w:space="0" w:color="auto"/>
        <w:right w:val="none" w:sz="0" w:space="0" w:color="auto"/>
      </w:divBdr>
    </w:div>
    <w:div w:id="1165823477">
      <w:bodyDiv w:val="1"/>
      <w:marLeft w:val="0"/>
      <w:marRight w:val="0"/>
      <w:marTop w:val="0"/>
      <w:marBottom w:val="0"/>
      <w:divBdr>
        <w:top w:val="none" w:sz="0" w:space="0" w:color="auto"/>
        <w:left w:val="none" w:sz="0" w:space="0" w:color="auto"/>
        <w:bottom w:val="none" w:sz="0" w:space="0" w:color="auto"/>
        <w:right w:val="none" w:sz="0" w:space="0" w:color="auto"/>
      </w:divBdr>
    </w:div>
    <w:div w:id="1231693402">
      <w:bodyDiv w:val="1"/>
      <w:marLeft w:val="0"/>
      <w:marRight w:val="0"/>
      <w:marTop w:val="0"/>
      <w:marBottom w:val="0"/>
      <w:divBdr>
        <w:top w:val="none" w:sz="0" w:space="0" w:color="auto"/>
        <w:left w:val="none" w:sz="0" w:space="0" w:color="auto"/>
        <w:bottom w:val="none" w:sz="0" w:space="0" w:color="auto"/>
        <w:right w:val="none" w:sz="0" w:space="0" w:color="auto"/>
      </w:divBdr>
    </w:div>
    <w:div w:id="1257639872">
      <w:bodyDiv w:val="1"/>
      <w:marLeft w:val="0"/>
      <w:marRight w:val="0"/>
      <w:marTop w:val="0"/>
      <w:marBottom w:val="0"/>
      <w:divBdr>
        <w:top w:val="none" w:sz="0" w:space="0" w:color="auto"/>
        <w:left w:val="none" w:sz="0" w:space="0" w:color="auto"/>
        <w:bottom w:val="none" w:sz="0" w:space="0" w:color="auto"/>
        <w:right w:val="none" w:sz="0" w:space="0" w:color="auto"/>
      </w:divBdr>
    </w:div>
    <w:div w:id="1379668503">
      <w:bodyDiv w:val="1"/>
      <w:marLeft w:val="0"/>
      <w:marRight w:val="0"/>
      <w:marTop w:val="0"/>
      <w:marBottom w:val="0"/>
      <w:divBdr>
        <w:top w:val="none" w:sz="0" w:space="0" w:color="auto"/>
        <w:left w:val="none" w:sz="0" w:space="0" w:color="auto"/>
        <w:bottom w:val="none" w:sz="0" w:space="0" w:color="auto"/>
        <w:right w:val="none" w:sz="0" w:space="0" w:color="auto"/>
      </w:divBdr>
    </w:div>
    <w:div w:id="1723862652">
      <w:bodyDiv w:val="1"/>
      <w:marLeft w:val="0"/>
      <w:marRight w:val="0"/>
      <w:marTop w:val="0"/>
      <w:marBottom w:val="0"/>
      <w:divBdr>
        <w:top w:val="none" w:sz="0" w:space="0" w:color="auto"/>
        <w:left w:val="none" w:sz="0" w:space="0" w:color="auto"/>
        <w:bottom w:val="none" w:sz="0" w:space="0" w:color="auto"/>
        <w:right w:val="none" w:sz="0" w:space="0" w:color="auto"/>
      </w:divBdr>
    </w:div>
    <w:div w:id="1967809913">
      <w:bodyDiv w:val="1"/>
      <w:marLeft w:val="0"/>
      <w:marRight w:val="0"/>
      <w:marTop w:val="0"/>
      <w:marBottom w:val="0"/>
      <w:divBdr>
        <w:top w:val="none" w:sz="0" w:space="0" w:color="auto"/>
        <w:left w:val="none" w:sz="0" w:space="0" w:color="auto"/>
        <w:bottom w:val="none" w:sz="0" w:space="0" w:color="auto"/>
        <w:right w:val="none" w:sz="0" w:space="0" w:color="auto"/>
      </w:divBdr>
    </w:div>
    <w:div w:id="2081126884">
      <w:bodyDiv w:val="1"/>
      <w:marLeft w:val="0"/>
      <w:marRight w:val="0"/>
      <w:marTop w:val="0"/>
      <w:marBottom w:val="0"/>
      <w:divBdr>
        <w:top w:val="none" w:sz="0" w:space="0" w:color="auto"/>
        <w:left w:val="none" w:sz="0" w:space="0" w:color="auto"/>
        <w:bottom w:val="none" w:sz="0" w:space="0" w:color="auto"/>
        <w:right w:val="none" w:sz="0" w:space="0" w:color="auto"/>
      </w:divBdr>
    </w:div>
    <w:div w:id="2107115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s://en.wikipedia.org/wiki/Variance_decomposition_of_forecast_errors" TargetMode="External"/><Relationship Id="rId1" Type="http://schemas.openxmlformats.org/officeDocument/2006/relationships/hyperlink" Target="https://twitter.com/POTUS"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BDa05</b:Tag>
    <b:SourceType>JournalArticle</b:SourceType>
    <b:Guid>{F339A70B-7218-4387-9619-A065B54D97B0}</b:Guid>
    <b:Title>Presidential Rhetoric and the Economy</b:Title>
    <b:Year>2005</b:Year>
    <b:Author>
      <b:Author>
        <b:NameList>
          <b:Person>
            <b:Last>Wood</b:Last>
            <b:First>B. Dan</b:First>
          </b:Person>
          <b:Person>
            <b:Last>Owens</b:Last>
            <b:First>Chris T.</b:First>
          </b:Person>
          <b:Person>
            <b:Last>Durham</b:Last>
            <b:First>Brandy M.</b:First>
          </b:Person>
        </b:NameList>
      </b:Author>
    </b:Author>
    <b:JournalName>The Journal of Politics 67, no. 3</b:JournalName>
    <b:Pages>627-645</b:Pages>
    <b:Month>August</b:Month>
    <b:RefOrder>1</b:RefOrder>
  </b:Source>
  <b:Source>
    <b:Tag>Kie17</b:Tag>
    <b:SourceType>JournalArticle</b:SourceType>
    <b:Guid>{975A9FEF-18A8-483A-BF0D-474EA363801A}</b:Guid>
    <b:Title>The power of signaling: presidential leadership and rhetoric over 20 years</b:Title>
    <b:JournalName>Leadership &amp; Organization Development Journal</b:JournalName>
    <b:Year>2017</b:Year>
    <b:Pages>662-678</b:Pages>
    <b:Author>
      <b:Author>
        <b:NameList>
          <b:Person>
            <b:Last>Kiessling</b:Last>
            <b:First>Timothy</b:First>
          </b:Person>
          <b:Person>
            <b:Last>Martin</b:Last>
            <b:First>Thomas M. </b:First>
          </b:Person>
          <b:Person>
            <b:Last>Yasar</b:Last>
            <b:First>Burze </b:First>
          </b:Person>
        </b:NameList>
      </b:Author>
    </b:Author>
    <b:Volume>38</b:Volume>
    <b:Issue>5</b:Issue>
    <b:RefOrder>2</b:RefOrder>
  </b:Source>
  <b:Source>
    <b:Tag>JCl19</b:Tag>
    <b:SourceType>InternetSite</b:SourceType>
    <b:Guid>{DD124FAA-CBFC-46A6-8CA2-65F818CF4709}</b:Guid>
    <b:Title>Number of monthly active Twitter users worldwide from 1st quarter 2010 to 1st quarter 2019 (in millions)</b:Title>
    <b:Year>2019</b:Year>
    <b:Author>
      <b:Author>
        <b:NameList>
          <b:Person>
            <b:Last>Clement</b:Last>
            <b:First>J.</b:First>
          </b:Person>
        </b:NameList>
      </b:Author>
    </b:Author>
    <b:InternetSiteTitle>Statista</b:InternetSiteTitle>
    <b:Month>April</b:Month>
    <b:URL>https://www.statista.com/statistics/282087/number-of-monthly-active-twitter-users/</b:URL>
    <b:RefOrder>3</b:RefOrder>
  </b:Source>
  <b:Source>
    <b:Tag>Dre16</b:Tag>
    <b:SourceType>JournalArticle</b:SourceType>
    <b:Guid>{427710D9-0E14-4C9F-9C1E-A80E782ECAF2}</b:Guid>
    <b:Title>How Twitter is Changing the Nature of Financial News Discovery</b:Title>
    <b:Year>2016</b:Year>
    <b:Author>
      <b:Author>
        <b:NameList>
          <b:Person>
            <b:Last>Dredze</b:Last>
            <b:First>Mark</b:First>
          </b:Person>
          <b:Person>
            <b:Last>Kambadur</b:Last>
            <b:First>Prabhanjan </b:First>
          </b:Person>
          <b:Person>
            <b:Last>Kazantsev</b:Last>
            <b:First>Gary </b:First>
          </b:Person>
          <b:Person>
            <b:Last>Mann</b:Last>
            <b:First>Gideon </b:First>
          </b:Person>
          <b:Person>
            <b:Last>Osborne</b:Last>
            <b:First>Miles </b:First>
          </b:Person>
        </b:NameList>
      </b:Author>
    </b:Author>
    <b:JournalName>proceedings of the second international workshop on data science for macro-modeling</b:JournalName>
    <b:Pages>2</b:Pages>
    <b:RefOrder>4</b:RefOrder>
  </b:Source>
  <b:Source>
    <b:Tag>Bol11</b:Tag>
    <b:SourceType>JournalArticle</b:SourceType>
    <b:Guid>{1B9BFB20-AE17-4F53-819A-245090D1A784}</b:Guid>
    <b:Title>Twitter mood predicts the stock market.</b:Title>
    <b:JournalName>Journal of computational science</b:JournalName>
    <b:Year>2011</b:Year>
    <b:Pages>1-8</b:Pages>
    <b:Author>
      <b:Author>
        <b:NameList>
          <b:Person>
            <b:Last>Bollen</b:Last>
            <b:First>Johan</b:First>
          </b:Person>
          <b:Person>
            <b:Last>Mao</b:Last>
            <b:First>Huina </b:First>
          </b:Person>
          <b:Person>
            <b:Last>Zeng</b:Last>
            <b:First>Xiaojun </b:First>
          </b:Person>
        </b:NameList>
      </b:Author>
    </b:Author>
    <b:Volume>2(1)</b:Volume>
    <b:RefOrder>5</b:RefOrder>
  </b:Source>
  <b:Source>
    <b:Tag>Rui12</b:Tag>
    <b:SourceType>JournalArticle</b:SourceType>
    <b:Guid>{CA4B8EF0-1CFA-413C-BBFA-3A0A6B732BAA}</b:Guid>
    <b:Title>Correlating Financial Time Series with Micro-Blogging Activity</b:Title>
    <b:JournalName>Proceedings of the fifth ACM international conference on Web search and data mining</b:JournalName>
    <b:Year>2012</b:Year>
    <b:Pages>513-522</b:Pages>
    <b:Author>
      <b:Author>
        <b:NameList>
          <b:Person>
            <b:Last>Ruiz</b:Last>
            <b:First>Eduardo J. </b:First>
          </b:Person>
          <b:Person>
            <b:Last>Hristidis</b:Last>
            <b:First>Vagelis </b:First>
          </b:Person>
          <b:Person>
            <b:Last>Castillo</b:Last>
            <b:First>Carlos </b:First>
          </b:Person>
          <b:Person>
            <b:Last>Gionis</b:Last>
            <b:First>Aristides </b:First>
          </b:Person>
          <b:Person>
            <b:Last>Jaimes</b:Last>
            <b:First>Alejandro </b:First>
          </b:Person>
        </b:NameList>
      </b:Author>
    </b:Author>
    <b:RefOrder>6</b:RefOrder>
  </b:Source>
  <b:Source>
    <b:Tag>Tra19</b:Tag>
    <b:SourceType>InternetSite</b:SourceType>
    <b:Guid>{8657158F-A966-4B01-9852-1D1D44D77BD2}</b:Guid>
    <b:Title>Bloomberg Markets</b:Title>
    <b:Year>2019</b:Year>
    <b:Author>
      <b:Author>
        <b:NameList>
          <b:Person>
            <b:Last>Alloway</b:Last>
            <b:First>Tracy</b:First>
          </b:Person>
        </b:NameList>
      </b:Author>
    </b:Author>
    <b:InternetSiteTitle>Bloomberg.com</b:InternetSiteTitle>
    <b:Month>September</b:Month>
    <b:Day>9</b:Day>
    <b:URL>https://www.bloomberg.com/news/articles/2019-09-09/jpmorgan-creates-volfefe-index-to-track-trump-tweet-impact</b:URL>
    <b:RefOrder>7</b:RefOrder>
  </b:Source>
  <b:Source>
    <b:Tag>Jas19</b:Tag>
    <b:SourceType>DocumentFromInternetSite</b:SourceType>
    <b:Guid>{2895E62D-A782-4D0E-9C0B-1949F6A4CC4B}</b:Guid>
    <b:Title>Twitter Tweets for Donald J. Trump (@realdonaldtrump)</b:Title>
    <b:InternetSiteTitle>Harvard Dataverse</b:InternetSiteTitle>
    <b:Year>2019</b:Year>
    <b:Month>July</b:Month>
    <b:URL>https://dataverse.harvard.edu/dataset.xhtml?persistentId=doi%3A10.7910%2FDVN%2FKJEBIL</b:URL>
    <b:City>Boston</b:City>
    <b:CountryRegion>United States of America</b:CountryRegion>
    <b:Author>
      <b:Author>
        <b:NameList>
          <b:Person>
            <b:Last>Baumgartner</b:Last>
            <b:First>Jason</b:First>
          </b:Person>
        </b:NameList>
      </b:Author>
    </b:Author>
    <b:RefOrder>9</b:RefOrder>
  </b:Source>
  <b:Source>
    <b:Tag>Ric19</b:Tag>
    <b:SourceType>DocumentFromInternetSite</b:SourceType>
    <b:Guid>{680B6126-82F3-4388-B645-67A6BE7FB7E2}</b:Guid>
    <b:Author>
      <b:Author>
        <b:NameList>
          <b:Person>
            <b:Last>Harris</b:Last>
            <b:First>Rich</b:First>
          </b:Person>
        </b:NameList>
      </b:Author>
    </b:Author>
    <b:Title>The Twitter Presidency</b:Title>
    <b:InternetSiteTitle>New York Times</b:InternetSiteTitle>
    <b:Year>2019</b:Year>
    <b:Month>November</b:Month>
    <b:URL>https://www.nytimes.com/interactive/2019/11/02/us/politics/trump-twitter-presidency.html</b:URL>
    <b:RefOrder>8</b:RefOrder>
  </b:Source>
  <b:Source>
    <b:Tag>Bre89</b:Tag>
    <b:SourceType>JournalArticle</b:SourceType>
    <b:Guid>{39FBDA50-5491-4EF2-B1D1-B046E42E10C0}</b:Guid>
    <b:Title>New financial instruments for hedge changes in volatility.</b:Title>
    <b:Year>1989</b:Year>
    <b:Author>
      <b:Author>
        <b:NameList>
          <b:Person>
            <b:Last>Brenner</b:Last>
            <b:First>Menachem</b:First>
          </b:Person>
          <b:Person>
            <b:Last>Galai</b:Last>
            <b:First>Dan</b:First>
          </b:Person>
        </b:NameList>
      </b:Author>
    </b:Author>
    <b:JournalName>Financial Analysts Journal</b:JournalName>
    <b:Pages>61-65</b:Pages>
    <b:RefOrder>10</b:RefOrder>
  </b:Source>
  <b:Source>
    <b:Tag>Gra69</b:Tag>
    <b:SourceType>JournalArticle</b:SourceType>
    <b:Guid>{778C548D-7DA4-4B56-9FDD-921A92FBA157}</b:Guid>
    <b:Author>
      <b:Author>
        <b:NameList>
          <b:Person>
            <b:Last>Granger</b:Last>
            <b:First>Clive</b:First>
            <b:Middle>WJ.</b:Middle>
          </b:Person>
        </b:NameList>
      </b:Author>
    </b:Author>
    <b:Title>Investigating causal relations by econometric models and cross-spectral methods</b:Title>
    <b:JournalName>Econometrica: Journal of the Econometric Society</b:JournalName>
    <b:Year>1969</b:Year>
    <b:Pages>424-438</b:Pages>
    <b:RefOrder>11</b:RefOrder>
  </b:Source>
  <b:Source>
    <b:Tag>Phi95</b:Tag>
    <b:SourceType>JournalArticle</b:SourceType>
    <b:Guid>{31C5D1C3-B26B-4184-BF18-7F6AF4D962DC}</b:Guid>
    <b:Author>
      <b:Author>
        <b:NameList>
          <b:Person>
            <b:Last>Phillips</b:Last>
            <b:First>P.</b:First>
            <b:Middle>C.</b:Middle>
          </b:Person>
        </b:NameList>
      </b:Author>
    </b:Author>
    <b:Title>Fully modified least squares and vector autoregression</b:Title>
    <b:JournalName>ECONOMETRICA-EVANSTON ILL</b:JournalName>
    <b:Year>1995</b:Year>
    <b:Pages>1023-1023</b:Pages>
    <b:RefOrder>12</b:RefOrder>
  </b:Source>
</b:Sources>
</file>

<file path=customXml/itemProps1.xml><?xml version="1.0" encoding="utf-8"?>
<ds:datastoreItem xmlns:ds="http://schemas.openxmlformats.org/officeDocument/2006/customXml" ds:itemID="{79F43644-4BA0-49C5-B291-72D9BDAABE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5</Pages>
  <Words>2077</Words>
  <Characters>10782</Characters>
  <Application>Microsoft Office Word</Application>
  <DocSecurity>0</DocSecurity>
  <Lines>513</Lines>
  <Paragraphs>459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Mish,N (pgt)</dc:creator>
  <cp:keywords/>
  <dc:description/>
  <cp:lastModifiedBy>Antonio Avila</cp:lastModifiedBy>
  <cp:revision>3</cp:revision>
  <dcterms:created xsi:type="dcterms:W3CDTF">2019-12-11T22:51:00Z</dcterms:created>
  <dcterms:modified xsi:type="dcterms:W3CDTF">2019-12-11T23:06:00Z</dcterms:modified>
</cp:coreProperties>
</file>